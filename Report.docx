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EBE17" w14:textId="64CE97C2" w:rsidR="0081380B" w:rsidRDefault="0081380B">
      <w:pPr>
        <w:pStyle w:val="NoSpacing"/>
        <w:rPr>
          <w:rFonts w:eastAsiaTheme="minorHAnsi"/>
          <w:kern w:val="2"/>
          <w:lang w:val="en-IN"/>
          <w14:ligatures w14:val="standardContextual"/>
        </w:rPr>
      </w:pPr>
    </w:p>
    <w:sdt>
      <w:sdtPr>
        <w:rPr>
          <w:rFonts w:eastAsiaTheme="minorHAnsi"/>
          <w:kern w:val="2"/>
          <w:lang w:val="en-IN"/>
          <w14:ligatures w14:val="standardContextual"/>
        </w:rPr>
        <w:id w:val="1356160183"/>
        <w:docPartObj>
          <w:docPartGallery w:val="Cover Pages"/>
          <w:docPartUnique/>
        </w:docPartObj>
      </w:sdtPr>
      <w:sdtContent>
        <w:p w14:paraId="485C37D5" w14:textId="6A2D9FF7" w:rsidR="002E5AAE" w:rsidRDefault="002E5AAE">
          <w:pPr>
            <w:pStyle w:val="NoSpacing"/>
          </w:pPr>
          <w:r>
            <w:rPr>
              <w:noProof/>
            </w:rPr>
            <mc:AlternateContent>
              <mc:Choice Requires="wpg">
                <w:drawing>
                  <wp:anchor distT="0" distB="0" distL="114300" distR="114300" simplePos="0" relativeHeight="251658240" behindDoc="1" locked="0" layoutInCell="1" allowOverlap="1" wp14:anchorId="11E82B87" wp14:editId="12DA94CA">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3-25T00:00:00Z">
                                      <w:dateFormat w:val="M/d/yyyy"/>
                                      <w:lid w:val="en-US"/>
                                      <w:storeMappedDataAs w:val="dateTime"/>
                                      <w:calendar w:val="gregorian"/>
                                    </w:date>
                                  </w:sdtPr>
                                  <w:sdtContent>
                                    <w:p w14:paraId="4EB6785C" w14:textId="71A57ED6" w:rsidR="002E5AAE" w:rsidRDefault="00764B4B">
                                      <w:pPr>
                                        <w:pStyle w:val="NoSpacing"/>
                                        <w:jc w:val="right"/>
                                        <w:rPr>
                                          <w:color w:val="FFFFFF" w:themeColor="background1"/>
                                          <w:sz w:val="28"/>
                                          <w:szCs w:val="28"/>
                                        </w:rPr>
                                      </w:pPr>
                                      <w:r>
                                        <w:rPr>
                                          <w:color w:val="FFFFFF" w:themeColor="background1"/>
                                          <w:sz w:val="28"/>
                                          <w:szCs w:val="28"/>
                                        </w:rPr>
                                        <w:t>3/25/2026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1E82B87" id="Group 26" o:spid="_x0000_s1026"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3-25T00:00:00Z">
                                <w:dateFormat w:val="M/d/yyyy"/>
                                <w:lid w:val="en-US"/>
                                <w:storeMappedDataAs w:val="dateTime"/>
                                <w:calendar w:val="gregorian"/>
                              </w:date>
                            </w:sdtPr>
                            <w:sdtContent>
                              <w:p w14:paraId="4EB6785C" w14:textId="71A57ED6" w:rsidR="002E5AAE" w:rsidRDefault="00764B4B">
                                <w:pPr>
                                  <w:pStyle w:val="NoSpacing"/>
                                  <w:jc w:val="right"/>
                                  <w:rPr>
                                    <w:color w:val="FFFFFF" w:themeColor="background1"/>
                                    <w:sz w:val="28"/>
                                    <w:szCs w:val="28"/>
                                  </w:rPr>
                                </w:pPr>
                                <w:r>
                                  <w:rPr>
                                    <w:color w:val="FFFFFF" w:themeColor="background1"/>
                                    <w:sz w:val="28"/>
                                    <w:szCs w:val="28"/>
                                  </w:rPr>
                                  <w:t>3/25/2026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D098CDD" w14:textId="77777777" w:rsidR="00883A87" w:rsidRPr="00632711" w:rsidRDefault="001F34E1" w:rsidP="00883A87">
          <w:r>
            <w:rPr>
              <w:noProof/>
            </w:rPr>
            <mc:AlternateContent>
              <mc:Choice Requires="wps">
                <w:drawing>
                  <wp:anchor distT="0" distB="0" distL="114300" distR="114300" simplePos="0" relativeHeight="251658243" behindDoc="0" locked="0" layoutInCell="1" allowOverlap="1" wp14:anchorId="3EC7F3EA" wp14:editId="3B949FC3">
                    <wp:simplePos x="0" y="0"/>
                    <wp:positionH relativeFrom="column">
                      <wp:posOffset>237893</wp:posOffset>
                    </wp:positionH>
                    <wp:positionV relativeFrom="paragraph">
                      <wp:posOffset>2260150</wp:posOffset>
                    </wp:positionV>
                    <wp:extent cx="5633085" cy="862361"/>
                    <wp:effectExtent l="0" t="0" r="24765" b="13970"/>
                    <wp:wrapNone/>
                    <wp:docPr id="364226885" name="Text Box 1"/>
                    <wp:cNvGraphicFramePr/>
                    <a:graphic xmlns:a="http://schemas.openxmlformats.org/drawingml/2006/main">
                      <a:graphicData uri="http://schemas.microsoft.com/office/word/2010/wordprocessingShape">
                        <wps:wsp>
                          <wps:cNvSpPr txBox="1"/>
                          <wps:spPr>
                            <a:xfrm>
                              <a:off x="0" y="0"/>
                              <a:ext cx="5633085" cy="862361"/>
                            </a:xfrm>
                            <a:prstGeom prst="rect">
                              <a:avLst/>
                            </a:prstGeom>
                            <a:solidFill>
                              <a:schemeClr val="lt1"/>
                            </a:solidFill>
                            <a:ln w="6350">
                              <a:solidFill>
                                <a:prstClr val="black"/>
                              </a:solidFill>
                            </a:ln>
                          </wps:spPr>
                          <wps:txbx>
                            <w:txbxContent>
                              <w:p w14:paraId="4C7CFD1C" w14:textId="63856CFC" w:rsidR="006747F0" w:rsidRPr="001F34E1" w:rsidRDefault="00E7398B" w:rsidP="001F34E1">
                                <w:pPr>
                                  <w:jc w:val="center"/>
                                  <w:rPr>
                                    <w:rFonts w:ascii="Times New Roman" w:hAnsi="Times New Roman" w:cs="Times New Roman"/>
                                    <w:b/>
                                    <w:bCs/>
                                    <w:sz w:val="40"/>
                                    <w:szCs w:val="40"/>
                                    <w:u w:val="single"/>
                                  </w:rPr>
                                </w:pPr>
                                <w:r w:rsidRPr="000C2396">
                                  <w:rPr>
                                    <w:rFonts w:ascii="Times New Roman" w:hAnsi="Times New Roman" w:cs="Times New Roman"/>
                                    <w:b/>
                                    <w:bCs/>
                                    <w:sz w:val="40"/>
                                    <w:szCs w:val="40"/>
                                    <w:u w:val="single"/>
                                  </w:rPr>
                                  <w:t>Comparative Analysis of Scheduling Rules in a Single Machine System Using a Hybrid Approach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C7F3EA" id="_x0000_t202" coordsize="21600,21600" o:spt="202" path="m,l,21600r21600,l21600,xe">
                    <v:stroke joinstyle="miter"/>
                    <v:path gradientshapeok="t" o:connecttype="rect"/>
                  </v:shapetype>
                  <v:shape id="Text Box 1" o:spid="_x0000_s1055" type="#_x0000_t202" style="position:absolute;margin-left:18.75pt;margin-top:177.95pt;width:443.55pt;height:67.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" fillcolor="white [3201]" strokeweight=".5pt">
                    <v:textbox>
                      <w:txbxContent>
                        <w:p w14:paraId="4C7CFD1C" w14:textId="63856CFC" w:rsidR="006747F0" w:rsidRPr="001F34E1" w:rsidRDefault="00E7398B" w:rsidP="001F34E1">
                          <w:pPr>
                            <w:jc w:val="center"/>
                            <w:rPr>
                              <w:rFonts w:ascii="Times New Roman" w:hAnsi="Times New Roman" w:cs="Times New Roman"/>
                              <w:b/>
                              <w:bCs/>
                              <w:sz w:val="40"/>
                              <w:szCs w:val="40"/>
                              <w:u w:val="single"/>
                            </w:rPr>
                          </w:pPr>
                          <w:r w:rsidRPr="000C2396">
                            <w:rPr>
                              <w:rFonts w:ascii="Times New Roman" w:hAnsi="Times New Roman" w:cs="Times New Roman"/>
                              <w:b/>
                              <w:bCs/>
                              <w:sz w:val="40"/>
                              <w:szCs w:val="40"/>
                              <w:u w:val="single"/>
                            </w:rPr>
                            <w:t>Comparative Analysis of Scheduling Rules in a Single Machine System Using a Hybrid Approach</w:t>
                          </w:r>
                        </w:p>
                      </w:txbxContent>
                    </v:textbox>
                  </v:shape>
                </w:pict>
              </mc:Fallback>
            </mc:AlternateContent>
          </w:r>
          <w:r w:rsidR="00DD78E9">
            <w:rPr>
              <w:noProof/>
            </w:rPr>
            <mc:AlternateContent>
              <mc:Choice Requires="wps">
                <w:drawing>
                  <wp:anchor distT="0" distB="0" distL="114300" distR="114300" simplePos="0" relativeHeight="251658244" behindDoc="0" locked="0" layoutInCell="1" allowOverlap="1" wp14:anchorId="4CB723AF" wp14:editId="207C982A">
                    <wp:simplePos x="0" y="0"/>
                    <wp:positionH relativeFrom="margin">
                      <wp:align>right</wp:align>
                    </wp:positionH>
                    <wp:positionV relativeFrom="paragraph">
                      <wp:posOffset>5403850</wp:posOffset>
                    </wp:positionV>
                    <wp:extent cx="3001297" cy="1460091"/>
                    <wp:effectExtent l="0" t="0" r="27940" b="26035"/>
                    <wp:wrapNone/>
                    <wp:docPr id="1599290824" name="Text Box 8"/>
                    <wp:cNvGraphicFramePr/>
                    <a:graphic xmlns:a="http://schemas.openxmlformats.org/drawingml/2006/main">
                      <a:graphicData uri="http://schemas.microsoft.com/office/word/2010/wordprocessingShape">
                        <wps:wsp>
                          <wps:cNvSpPr txBox="1"/>
                          <wps:spPr>
                            <a:xfrm>
                              <a:off x="0" y="0"/>
                              <a:ext cx="3001297" cy="1460091"/>
                            </a:xfrm>
                            <a:prstGeom prst="rect">
                              <a:avLst/>
                            </a:prstGeom>
                            <a:solidFill>
                              <a:schemeClr val="lt1"/>
                            </a:solidFill>
                            <a:ln w="6350">
                              <a:solidFill>
                                <a:prstClr val="black"/>
                              </a:solidFill>
                            </a:ln>
                          </wps:spPr>
                          <wps:txbx>
                            <w:txbxContent>
                              <w:p w14:paraId="5460038E" w14:textId="5FF36397" w:rsidR="00DD78E9" w:rsidRPr="00423832" w:rsidRDefault="00DD78E9">
                                <w:pPr>
                                  <w:rPr>
                                    <w:rFonts w:ascii="Times New Roman" w:hAnsi="Times New Roman" w:cs="Times New Roman"/>
                                    <w:b/>
                                    <w:bCs/>
                                    <w:sz w:val="32"/>
                                    <w:szCs w:val="32"/>
                                  </w:rPr>
                                </w:pPr>
                                <w:r w:rsidRPr="00423832">
                                  <w:rPr>
                                    <w:rFonts w:ascii="Times New Roman" w:hAnsi="Times New Roman" w:cs="Times New Roman"/>
                                    <w:b/>
                                    <w:bCs/>
                                    <w:sz w:val="32"/>
                                    <w:szCs w:val="32"/>
                                  </w:rPr>
                                  <w:t xml:space="preserve">PRESENTED BY </w:t>
                                </w:r>
                              </w:p>
                              <w:p w14:paraId="1820F598" w14:textId="0751E899" w:rsidR="00E62AD8" w:rsidRPr="008E46DF" w:rsidRDefault="00DD78E9">
                                <w:pPr>
                                  <w:rPr>
                                    <w:rFonts w:ascii="Times New Roman" w:hAnsi="Times New Roman" w:cs="Times New Roman"/>
                                    <w:sz w:val="30"/>
                                    <w:szCs w:val="30"/>
                                  </w:rPr>
                                </w:pPr>
                                <w:r w:rsidRPr="00CE4334">
                                  <w:rPr>
                                    <w:rFonts w:ascii="Times New Roman" w:hAnsi="Times New Roman" w:cs="Times New Roman"/>
                                    <w:sz w:val="28"/>
                                    <w:szCs w:val="28"/>
                                  </w:rPr>
                                  <w:t xml:space="preserve">         </w:t>
                                </w:r>
                                <w:r w:rsidR="005A1F51" w:rsidRPr="00423832">
                                  <w:rPr>
                                    <w:rFonts w:ascii="Times New Roman" w:hAnsi="Times New Roman" w:cs="Times New Roman"/>
                                    <w:sz w:val="30"/>
                                    <w:szCs w:val="30"/>
                                  </w:rPr>
                                  <w:t xml:space="preserve">M. </w:t>
                                </w:r>
                                <w:r w:rsidR="005A1F51" w:rsidRPr="00423832">
                                  <w:rPr>
                                    <w:rFonts w:ascii="Times New Roman" w:hAnsi="Times New Roman" w:cs="Times New Roman"/>
                                    <w:sz w:val="30"/>
                                    <w:szCs w:val="30"/>
                                  </w:rPr>
                                  <w:t>Sree</w:t>
                                </w:r>
                                <w:r w:rsidR="00664A8F" w:rsidRPr="00423832">
                                  <w:rPr>
                                    <w:rFonts w:ascii="Times New Roman" w:hAnsi="Times New Roman" w:cs="Times New Roman"/>
                                    <w:sz w:val="30"/>
                                    <w:szCs w:val="30"/>
                                  </w:rPr>
                                  <w:t>shanth</w:t>
                                </w:r>
                                <w:r w:rsidR="007F4AF5" w:rsidRPr="00423832">
                                  <w:rPr>
                                    <w:rFonts w:ascii="Times New Roman" w:hAnsi="Times New Roman" w:cs="Times New Roman"/>
                                    <w:sz w:val="30"/>
                                    <w:szCs w:val="30"/>
                                  </w:rPr>
                                  <w:t>(23</w:t>
                                </w:r>
                                <w:r w:rsidR="00252B19" w:rsidRPr="00423832">
                                  <w:rPr>
                                    <w:rFonts w:ascii="Times New Roman" w:hAnsi="Times New Roman" w:cs="Times New Roman"/>
                                    <w:sz w:val="30"/>
                                    <w:szCs w:val="30"/>
                                  </w:rPr>
                                  <w:t>MEB0B58)</w:t>
                                </w:r>
                              </w:p>
                              <w:p w14:paraId="6FD8EEFE" w14:textId="77777777" w:rsidR="00E62AD8" w:rsidRDefault="00E62AD8"/>
                              <w:p w14:paraId="2484E2DB" w14:textId="77777777" w:rsidR="005A1F51" w:rsidRDefault="005A1F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723AF" id="Text Box 8" o:spid="_x0000_s1056" type="#_x0000_t202" style="position:absolute;margin-left:185.1pt;margin-top:425.5pt;width:236.3pt;height:114.95pt;z-index:2516582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" fillcolor="white [3201]" strokeweight=".5pt">
                    <v:textbox>
                      <w:txbxContent>
                        <w:p w14:paraId="5460038E" w14:textId="5FF36397" w:rsidR="00DD78E9" w:rsidRPr="00423832" w:rsidRDefault="00DD78E9">
                          <w:pPr>
                            <w:rPr>
                              <w:rFonts w:ascii="Times New Roman" w:hAnsi="Times New Roman" w:cs="Times New Roman"/>
                              <w:b/>
                              <w:bCs/>
                              <w:sz w:val="32"/>
                              <w:szCs w:val="32"/>
                            </w:rPr>
                          </w:pPr>
                          <w:r w:rsidRPr="00423832">
                            <w:rPr>
                              <w:rFonts w:ascii="Times New Roman" w:hAnsi="Times New Roman" w:cs="Times New Roman"/>
                              <w:b/>
                              <w:bCs/>
                              <w:sz w:val="32"/>
                              <w:szCs w:val="32"/>
                            </w:rPr>
                            <w:t xml:space="preserve">PRESENTED BY </w:t>
                          </w:r>
                        </w:p>
                        <w:p w14:paraId="1820F598" w14:textId="0751E899" w:rsidR="00E62AD8" w:rsidRPr="008E46DF" w:rsidRDefault="00DD78E9">
                          <w:pPr>
                            <w:rPr>
                              <w:rFonts w:ascii="Times New Roman" w:hAnsi="Times New Roman" w:cs="Times New Roman"/>
                              <w:sz w:val="30"/>
                              <w:szCs w:val="30"/>
                            </w:rPr>
                          </w:pPr>
                          <w:r w:rsidRPr="00CE4334">
                            <w:rPr>
                              <w:rFonts w:ascii="Times New Roman" w:hAnsi="Times New Roman" w:cs="Times New Roman"/>
                              <w:sz w:val="28"/>
                              <w:szCs w:val="28"/>
                            </w:rPr>
                            <w:t xml:space="preserve">         </w:t>
                          </w:r>
                          <w:r w:rsidR="005A1F51" w:rsidRPr="00423832">
                            <w:rPr>
                              <w:rFonts w:ascii="Times New Roman" w:hAnsi="Times New Roman" w:cs="Times New Roman"/>
                              <w:sz w:val="30"/>
                              <w:szCs w:val="30"/>
                            </w:rPr>
                            <w:t xml:space="preserve">M. </w:t>
                          </w:r>
                          <w:r w:rsidR="005A1F51" w:rsidRPr="00423832">
                            <w:rPr>
                              <w:rFonts w:ascii="Times New Roman" w:hAnsi="Times New Roman" w:cs="Times New Roman"/>
                              <w:sz w:val="30"/>
                              <w:szCs w:val="30"/>
                            </w:rPr>
                            <w:t>Sree</w:t>
                          </w:r>
                          <w:r w:rsidR="00664A8F" w:rsidRPr="00423832">
                            <w:rPr>
                              <w:rFonts w:ascii="Times New Roman" w:hAnsi="Times New Roman" w:cs="Times New Roman"/>
                              <w:sz w:val="30"/>
                              <w:szCs w:val="30"/>
                            </w:rPr>
                            <w:t>shanth</w:t>
                          </w:r>
                          <w:r w:rsidR="007F4AF5" w:rsidRPr="00423832">
                            <w:rPr>
                              <w:rFonts w:ascii="Times New Roman" w:hAnsi="Times New Roman" w:cs="Times New Roman"/>
                              <w:sz w:val="30"/>
                              <w:szCs w:val="30"/>
                            </w:rPr>
                            <w:t>(23</w:t>
                          </w:r>
                          <w:r w:rsidR="00252B19" w:rsidRPr="00423832">
                            <w:rPr>
                              <w:rFonts w:ascii="Times New Roman" w:hAnsi="Times New Roman" w:cs="Times New Roman"/>
                              <w:sz w:val="30"/>
                              <w:szCs w:val="30"/>
                            </w:rPr>
                            <w:t>MEB0B58)</w:t>
                          </w:r>
                        </w:p>
                        <w:p w14:paraId="6FD8EEFE" w14:textId="77777777" w:rsidR="00E62AD8" w:rsidRDefault="00E62AD8"/>
                        <w:p w14:paraId="2484E2DB" w14:textId="77777777" w:rsidR="005A1F51" w:rsidRDefault="005A1F51"/>
                      </w:txbxContent>
                    </v:textbox>
                    <w10:wrap anchorx="margin"/>
                  </v:shape>
                </w:pict>
              </mc:Fallback>
            </mc:AlternateContent>
          </w:r>
          <w:r w:rsidR="001410C4">
            <w:rPr>
              <w:noProof/>
            </w:rPr>
            <mc:AlternateContent>
              <mc:Choice Requires="wps">
                <w:drawing>
                  <wp:anchor distT="0" distB="0" distL="114300" distR="114300" simplePos="0" relativeHeight="251658242" behindDoc="0" locked="0" layoutInCell="1" allowOverlap="1" wp14:anchorId="668ACC71" wp14:editId="1A4FD376">
                    <wp:simplePos x="0" y="0"/>
                    <wp:positionH relativeFrom="page">
                      <wp:posOffset>3864077</wp:posOffset>
                    </wp:positionH>
                    <wp:positionV relativeFrom="margin">
                      <wp:align>bottom</wp:align>
                    </wp:positionV>
                    <wp:extent cx="3327196" cy="1592417"/>
                    <wp:effectExtent l="0" t="0" r="6985" b="8255"/>
                    <wp:wrapNone/>
                    <wp:docPr id="32" name="Text Box 28"/>
                    <wp:cNvGraphicFramePr/>
                    <a:graphic xmlns:a="http://schemas.openxmlformats.org/drawingml/2006/main">
                      <a:graphicData uri="http://schemas.microsoft.com/office/word/2010/wordprocessingShape">
                        <wps:wsp>
                          <wps:cNvSpPr txBox="1"/>
                          <wps:spPr>
                            <a:xfrm>
                              <a:off x="0" y="0"/>
                              <a:ext cx="3327196" cy="159241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C5632A" w14:textId="37A99337" w:rsidR="00CE7755" w:rsidRPr="00CE7755" w:rsidRDefault="00054421" w:rsidP="00CE7755">
                                <w:pPr>
                                  <w:pStyle w:val="NoSpacing"/>
                                  <w:rPr>
                                    <w:color w:val="4472C4" w:themeColor="accent1"/>
                                    <w:sz w:val="36"/>
                                    <w:szCs w:val="36"/>
                                  </w:rPr>
                                </w:pPr>
                                <w:r>
                                  <w:rPr>
                                    <w:color w:val="4472C4" w:themeColor="accent1"/>
                                    <w:sz w:val="36"/>
                                    <w:szCs w:val="36"/>
                                  </w:rPr>
                                  <w:t xml:space="preserve">  </w:t>
                                </w:r>
                              </w:p>
                              <w:p w14:paraId="62644AAA" w14:textId="77777777" w:rsidR="00CE7755" w:rsidRDefault="00CE7755" w:rsidP="00F728BA">
                                <w:pPr>
                                  <w:spacing w:line="240" w:lineRule="auto"/>
                                  <w:rPr>
                                    <w:rFonts w:ascii="Times New Roman" w:hAnsi="Times New Roman" w:cs="Times New Roman"/>
                                    <w:sz w:val="36"/>
                                    <w:szCs w:val="36"/>
                                  </w:rPr>
                                </w:pPr>
                              </w:p>
                              <w:p w14:paraId="55181B8A" w14:textId="6B5E60CA" w:rsidR="002454FD" w:rsidRPr="002E37B0" w:rsidRDefault="002454FD" w:rsidP="00F728BA">
                                <w:pPr>
                                  <w:spacing w:line="240" w:lineRule="auto"/>
                                  <w:rPr>
                                    <w:rFonts w:ascii="Times New Roman" w:hAnsi="Times New Roman" w:cs="Times New Roman"/>
                                    <w:sz w:val="36"/>
                                    <w:szCs w:val="36"/>
                                  </w:rPr>
                                </w:pPr>
                              </w:p>
                              <w:p w14:paraId="7533DB1A" w14:textId="5C34E842" w:rsidR="002E5AAE" w:rsidRDefault="002E5AAE">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68ACC71" id="Text Box 28" o:spid="_x0000_s1057" type="#_x0000_t202" style="position:absolute;margin-left:304.25pt;margin-top:0;width:262pt;height:125.4pt;z-index:251658242;visibility:visible;mso-wrap-style:square;mso-width-percent:0;mso-height-percent:0;mso-wrap-distance-left:9pt;mso-wrap-distance-top:0;mso-wrap-distance-right:9pt;mso-wrap-distance-bottom:0;mso-position-horizontal:absolute;mso-position-horizontal-relative:page;mso-position-vertical:bottom;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" filled="f" stroked="f" strokeweight=".5pt">
                    <v:textbox inset="0,0,0,0">
                      <w:txbxContent>
                        <w:p w14:paraId="7EC5632A" w14:textId="37A99337" w:rsidR="00CE7755" w:rsidRPr="00CE7755" w:rsidRDefault="00054421" w:rsidP="00CE7755">
                          <w:pPr>
                            <w:pStyle w:val="NoSpacing"/>
                            <w:rPr>
                              <w:color w:val="4472C4" w:themeColor="accent1"/>
                              <w:sz w:val="36"/>
                              <w:szCs w:val="36"/>
                            </w:rPr>
                          </w:pPr>
                          <w:r>
                            <w:rPr>
                              <w:color w:val="4472C4" w:themeColor="accent1"/>
                              <w:sz w:val="36"/>
                              <w:szCs w:val="36"/>
                            </w:rPr>
                            <w:t xml:space="preserve">  </w:t>
                          </w:r>
                        </w:p>
                        <w:p w14:paraId="62644AAA" w14:textId="77777777" w:rsidR="00CE7755" w:rsidRDefault="00CE7755" w:rsidP="00F728BA">
                          <w:pPr>
                            <w:spacing w:line="240" w:lineRule="auto"/>
                            <w:rPr>
                              <w:rFonts w:ascii="Times New Roman" w:hAnsi="Times New Roman" w:cs="Times New Roman"/>
                              <w:sz w:val="36"/>
                              <w:szCs w:val="36"/>
                            </w:rPr>
                          </w:pPr>
                        </w:p>
                        <w:p w14:paraId="55181B8A" w14:textId="6B5E60CA" w:rsidR="002454FD" w:rsidRPr="002E37B0" w:rsidRDefault="002454FD" w:rsidP="00F728BA">
                          <w:pPr>
                            <w:spacing w:line="240" w:lineRule="auto"/>
                            <w:rPr>
                              <w:rFonts w:ascii="Times New Roman" w:hAnsi="Times New Roman" w:cs="Times New Roman"/>
                              <w:sz w:val="36"/>
                              <w:szCs w:val="36"/>
                            </w:rPr>
                          </w:pPr>
                        </w:p>
                        <w:p w14:paraId="7533DB1A" w14:textId="5C34E842" w:rsidR="002E5AAE" w:rsidRDefault="002E5AAE">
                          <w:pPr>
                            <w:pStyle w:val="NoSpacing"/>
                            <w:rPr>
                              <w:color w:val="595959" w:themeColor="text1" w:themeTint="A6"/>
                              <w:sz w:val="20"/>
                              <w:szCs w:val="20"/>
                            </w:rPr>
                          </w:pPr>
                        </w:p>
                      </w:txbxContent>
                    </v:textbox>
                    <w10:wrap anchorx="page" anchory="margin"/>
                  </v:shape>
                </w:pict>
              </mc:Fallback>
            </mc:AlternateContent>
          </w:r>
          <w:r w:rsidR="006F69E6">
            <w:rPr>
              <w:noProof/>
            </w:rPr>
            <mc:AlternateContent>
              <mc:Choice Requires="wps">
                <w:drawing>
                  <wp:anchor distT="0" distB="0" distL="114300" distR="114300" simplePos="0" relativeHeight="251658241" behindDoc="0" locked="0" layoutInCell="1" allowOverlap="1" wp14:anchorId="138B4ADF" wp14:editId="1B72A044">
                    <wp:simplePos x="0" y="0"/>
                    <wp:positionH relativeFrom="page">
                      <wp:posOffset>2794000</wp:posOffset>
                    </wp:positionH>
                    <wp:positionV relativeFrom="page">
                      <wp:posOffset>1899920</wp:posOffset>
                    </wp:positionV>
                    <wp:extent cx="4766310" cy="1290320"/>
                    <wp:effectExtent l="0" t="0" r="15240" b="5080"/>
                    <wp:wrapNone/>
                    <wp:docPr id="1" name="Text Box 30"/>
                    <wp:cNvGraphicFramePr/>
                    <a:graphic xmlns:a="http://schemas.openxmlformats.org/drawingml/2006/main">
                      <a:graphicData uri="http://schemas.microsoft.com/office/word/2010/wordprocessingShape">
                        <wps:wsp>
                          <wps:cNvSpPr txBox="1"/>
                          <wps:spPr>
                            <a:xfrm>
                              <a:off x="0" y="0"/>
                              <a:ext cx="4766310" cy="1290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696C07" w14:textId="79917B4F" w:rsidR="002E5AAE" w:rsidRPr="003805FE" w:rsidRDefault="00000000">
                                <w:pPr>
                                  <w:pStyle w:val="NoSpacing"/>
                                  <w:rPr>
                                    <w:rFonts w:ascii="Times New Roman" w:eastAsiaTheme="majorEastAsia" w:hAnsi="Times New Roman" w:cs="Times New Roman"/>
                                    <w:color w:val="262626" w:themeColor="text1" w:themeTint="D9"/>
                                    <w:sz w:val="52"/>
                                    <w:szCs w:val="52"/>
                                  </w:rPr>
                                </w:pPr>
                                <w:sdt>
                                  <w:sdtPr>
                                    <w:rPr>
                                      <w:rFonts w:ascii="Times New Roman" w:eastAsiaTheme="majorEastAsia" w:hAnsi="Times New Roman" w:cs="Times New Roman"/>
                                      <w:color w:val="2F5496" w:themeColor="accent1" w:themeShade="BF"/>
                                      <w:sz w:val="52"/>
                                      <w:szCs w:val="5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6F69E6" w:rsidRPr="003805FE">
                                      <w:rPr>
                                        <w:rFonts w:ascii="Times New Roman" w:eastAsiaTheme="majorEastAsia" w:hAnsi="Times New Roman" w:cs="Times New Roman"/>
                                        <w:color w:val="2F5496" w:themeColor="accent1" w:themeShade="BF"/>
                                        <w:sz w:val="52"/>
                                        <w:szCs w:val="52"/>
                                      </w:rPr>
                                      <w:t>OPERATION PLANNING AND CONTROL-ME354</w:t>
                                    </w:r>
                                  </w:sdtContent>
                                </w:sdt>
                              </w:p>
                              <w:p w14:paraId="246244DA" w14:textId="474F6ECC" w:rsidR="002E5AAE" w:rsidRPr="003805FE" w:rsidRDefault="00000000">
                                <w:pPr>
                                  <w:spacing w:before="120"/>
                                  <w:rPr>
                                    <w:color w:val="404040" w:themeColor="text1" w:themeTint="BF"/>
                                    <w:sz w:val="48"/>
                                    <w:szCs w:val="48"/>
                                  </w:rPr>
                                </w:pPr>
                                <w:sdt>
                                  <w:sdtPr>
                                    <w:rPr>
                                      <w:rFonts w:ascii="Times New Roman" w:eastAsia="Times New Roman" w:hAnsi="Times New Roman" w:cs="Times New Roman"/>
                                      <w:sz w:val="48"/>
                                      <w:szCs w:val="48"/>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492F0B" w:rsidRPr="003805FE">
                                      <w:rPr>
                                        <w:rFonts w:ascii="Times New Roman" w:eastAsia="Times New Roman" w:hAnsi="Times New Roman" w:cs="Times New Roman"/>
                                        <w:sz w:val="48"/>
                                        <w:szCs w:val="48"/>
                                      </w:rPr>
                                      <w:t>MINI PROJECT: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38B4ADF" id="Text Box 30" o:spid="_x0000_s1058" type="#_x0000_t202" style="position:absolute;margin-left:220pt;margin-top:149.6pt;width:375.3pt;height:101.6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" filled="f" stroked="f" strokeweight=".5pt">
                    <v:textbox inset="0,0,0,0">
                      <w:txbxContent>
                        <w:p w14:paraId="61696C07" w14:textId="79917B4F" w:rsidR="002E5AAE" w:rsidRPr="003805FE" w:rsidRDefault="00000000">
                          <w:pPr>
                            <w:pStyle w:val="NoSpacing"/>
                            <w:rPr>
                              <w:rFonts w:ascii="Times New Roman" w:eastAsiaTheme="majorEastAsia" w:hAnsi="Times New Roman" w:cs="Times New Roman"/>
                              <w:color w:val="262626" w:themeColor="text1" w:themeTint="D9"/>
                              <w:sz w:val="52"/>
                              <w:szCs w:val="52"/>
                            </w:rPr>
                          </w:pPr>
                          <w:sdt>
                            <w:sdtPr>
                              <w:rPr>
                                <w:rFonts w:ascii="Times New Roman" w:eastAsiaTheme="majorEastAsia" w:hAnsi="Times New Roman" w:cs="Times New Roman"/>
                                <w:color w:val="2F5496" w:themeColor="accent1" w:themeShade="BF"/>
                                <w:sz w:val="52"/>
                                <w:szCs w:val="5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6F69E6" w:rsidRPr="003805FE">
                                <w:rPr>
                                  <w:rFonts w:ascii="Times New Roman" w:eastAsiaTheme="majorEastAsia" w:hAnsi="Times New Roman" w:cs="Times New Roman"/>
                                  <w:color w:val="2F5496" w:themeColor="accent1" w:themeShade="BF"/>
                                  <w:sz w:val="52"/>
                                  <w:szCs w:val="52"/>
                                </w:rPr>
                                <w:t>OPERATION PLANNING AND CONTROL-ME354</w:t>
                              </w:r>
                            </w:sdtContent>
                          </w:sdt>
                        </w:p>
                        <w:p w14:paraId="246244DA" w14:textId="474F6ECC" w:rsidR="002E5AAE" w:rsidRPr="003805FE" w:rsidRDefault="00000000">
                          <w:pPr>
                            <w:spacing w:before="120"/>
                            <w:rPr>
                              <w:color w:val="404040" w:themeColor="text1" w:themeTint="BF"/>
                              <w:sz w:val="48"/>
                              <w:szCs w:val="48"/>
                            </w:rPr>
                          </w:pPr>
                          <w:sdt>
                            <w:sdtPr>
                              <w:rPr>
                                <w:rFonts w:ascii="Times New Roman" w:eastAsia="Times New Roman" w:hAnsi="Times New Roman" w:cs="Times New Roman"/>
                                <w:sz w:val="48"/>
                                <w:szCs w:val="48"/>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492F0B" w:rsidRPr="003805FE">
                                <w:rPr>
                                  <w:rFonts w:ascii="Times New Roman" w:eastAsia="Times New Roman" w:hAnsi="Times New Roman" w:cs="Times New Roman"/>
                                  <w:sz w:val="48"/>
                                  <w:szCs w:val="48"/>
                                </w:rPr>
                                <w:t>MINI PROJECT:</w:t>
                              </w:r>
                            </w:sdtContent>
                          </w:sdt>
                        </w:p>
                      </w:txbxContent>
                    </v:textbox>
                    <w10:wrap anchorx="page" anchory="page"/>
                  </v:shape>
                </w:pict>
              </mc:Fallback>
            </mc:AlternateContent>
          </w:r>
          <w:r w:rsidR="002E5AAE">
            <w:br w:type="page"/>
          </w:r>
        </w:p>
      </w:sdtContent>
    </w:sdt>
    <w:p w14:paraId="46490A41" w14:textId="32045BC3" w:rsidR="00883A87" w:rsidRPr="00BD5394" w:rsidRDefault="00945D69" w:rsidP="00BD5394">
      <w:r>
        <w:rPr>
          <w:rFonts w:ascii="Times New Roman" w:hAnsi="Times New Roman" w:cs="Times New Roman"/>
          <w:b/>
          <w:bCs/>
          <w:sz w:val="32"/>
          <w:szCs w:val="32"/>
        </w:rPr>
        <w:lastRenderedPageBreak/>
        <w:t>1.</w:t>
      </w:r>
      <w:r w:rsidR="7A3114BE" w:rsidRPr="7A3114BE">
        <w:rPr>
          <w:rFonts w:ascii="Times New Roman" w:hAnsi="Times New Roman" w:cs="Times New Roman"/>
          <w:b/>
          <w:bCs/>
          <w:sz w:val="32"/>
          <w:szCs w:val="32"/>
        </w:rPr>
        <w:t xml:space="preserve">ABSTRACT </w:t>
      </w:r>
    </w:p>
    <w:p w14:paraId="019CD1DA" w14:textId="635BA24C" w:rsidR="74CCC2FB" w:rsidRDefault="7A3114BE" w:rsidP="7A3114BE">
      <w:pPr>
        <w:spacing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color w:val="1F1F1F"/>
          <w:sz w:val="28"/>
          <w:szCs w:val="28"/>
        </w:rPr>
        <w:t>In the fast-paced world of manufacturing, keeping the production line moving without missing deadlines is a constant juggling act. This study examines the critical challenge of single-machine job scheduling, where the primary objective is to balance high operational throughput with strict adherence to delivery dates. While traditional dispatching heuristics such as Shortest Processing Time (SPT) and Earliest Due Date (EDD) are industry staples, they often prioritize one metric at the expense of another. To address this, a hybrid rule and a normalized hybrid rule were developed and tested to seek a more integrated performance profile.</w:t>
      </w:r>
    </w:p>
    <w:p w14:paraId="18EEB6A6" w14:textId="6AC540DA" w:rsidR="74CCC2FB" w:rsidRDefault="7A3114BE" w:rsidP="7A3114BE">
      <w:pPr>
        <w:spacing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color w:val="1F1F1F"/>
          <w:sz w:val="28"/>
          <w:szCs w:val="28"/>
        </w:rPr>
        <w:t>Using simulation data generated in Excel to mimic the stochastic nature of real-world processing times and varying deadlines, the study evaluated these rules based on mean flow time and maximum tardiness. The results highlight a classic trade-off: SPT is highly effective at reducing the average time a job spends in the system, whereas EDD is superior for minimizing delivery delays. However, the proposed normalized hybrid rule consistently outperformed both by achieving a more robust balance between speed and reliability. These findings suggest that a flexible, integrated approach to scheduling is better suited for handling the competing pressures of modern production environments than traditional, single-criterion methods.</w:t>
      </w:r>
    </w:p>
    <w:p w14:paraId="0ED1FDCD" w14:textId="07255F9E" w:rsidR="00645197" w:rsidRDefault="7A3114BE" w:rsidP="7A3114BE">
      <w:pPr>
        <w:spacing w:line="360" w:lineRule="auto"/>
        <w:rPr>
          <w:rFonts w:ascii="Times New Roman" w:hAnsi="Times New Roman" w:cs="Times New Roman"/>
          <w:sz w:val="28"/>
          <w:szCs w:val="28"/>
        </w:rPr>
      </w:pPr>
      <w:r w:rsidRPr="7A3114BE">
        <w:rPr>
          <w:rFonts w:ascii="Times New Roman" w:hAnsi="Times New Roman" w:cs="Times New Roman"/>
          <w:b/>
          <w:bCs/>
          <w:sz w:val="28"/>
          <w:szCs w:val="28"/>
        </w:rPr>
        <w:t>KEY</w:t>
      </w:r>
      <w:r w:rsidR="00E36A8E">
        <w:rPr>
          <w:rFonts w:ascii="Times New Roman" w:hAnsi="Times New Roman" w:cs="Times New Roman"/>
          <w:b/>
          <w:bCs/>
          <w:sz w:val="28"/>
          <w:szCs w:val="28"/>
        </w:rPr>
        <w:t xml:space="preserve"> </w:t>
      </w:r>
      <w:r w:rsidRPr="7A3114BE">
        <w:rPr>
          <w:rFonts w:ascii="Times New Roman" w:hAnsi="Times New Roman" w:cs="Times New Roman"/>
          <w:b/>
          <w:bCs/>
          <w:sz w:val="28"/>
          <w:szCs w:val="28"/>
        </w:rPr>
        <w:t xml:space="preserve">WORDS: </w:t>
      </w:r>
      <w:r w:rsidRPr="7A3114BE">
        <w:rPr>
          <w:rFonts w:ascii="Times New Roman" w:hAnsi="Times New Roman" w:cs="Times New Roman"/>
          <w:sz w:val="28"/>
          <w:szCs w:val="28"/>
        </w:rPr>
        <w:t>Scheduling, SPT, EDD, Hybrid Rule, Tardiness, Flow Time.</w:t>
      </w:r>
    </w:p>
    <w:p w14:paraId="003679CB" w14:textId="77777777" w:rsidR="00F40749" w:rsidRDefault="00F40749" w:rsidP="7A3114BE">
      <w:pPr>
        <w:spacing w:line="360" w:lineRule="auto"/>
        <w:rPr>
          <w:rFonts w:ascii="Times New Roman" w:hAnsi="Times New Roman" w:cs="Times New Roman"/>
          <w:sz w:val="28"/>
          <w:szCs w:val="28"/>
        </w:rPr>
      </w:pPr>
    </w:p>
    <w:p w14:paraId="68FEAC8F" w14:textId="72253230" w:rsidR="00645197" w:rsidRPr="00A368A0" w:rsidRDefault="00945D69" w:rsidP="7A3114BE">
      <w:pPr>
        <w:spacing w:line="360" w:lineRule="auto"/>
        <w:rPr>
          <w:rFonts w:ascii="Times New Roman" w:hAnsi="Times New Roman" w:cs="Times New Roman"/>
          <w:b/>
          <w:bCs/>
          <w:sz w:val="32"/>
          <w:szCs w:val="32"/>
        </w:rPr>
      </w:pPr>
      <w:r>
        <w:rPr>
          <w:rFonts w:ascii="Times New Roman" w:hAnsi="Times New Roman" w:cs="Times New Roman"/>
          <w:b/>
          <w:bCs/>
          <w:sz w:val="32"/>
          <w:szCs w:val="32"/>
        </w:rPr>
        <w:t>2.</w:t>
      </w:r>
      <w:r w:rsidR="7A3114BE" w:rsidRPr="7A3114BE">
        <w:rPr>
          <w:rFonts w:ascii="Times New Roman" w:hAnsi="Times New Roman" w:cs="Times New Roman"/>
          <w:b/>
          <w:bCs/>
          <w:sz w:val="32"/>
          <w:szCs w:val="32"/>
        </w:rPr>
        <w:t>INTRODUCTION</w:t>
      </w:r>
    </w:p>
    <w:p w14:paraId="34C50D8C" w14:textId="01A5A8E9" w:rsidR="00645197" w:rsidRPr="00A368A0" w:rsidRDefault="7A3114BE" w:rsidP="7A3114BE">
      <w:pPr>
        <w:spacing w:after="240" w:line="360" w:lineRule="auto"/>
      </w:pPr>
      <w:r w:rsidRPr="7A3114BE">
        <w:rPr>
          <w:rFonts w:ascii="Times New Roman" w:eastAsia="Times New Roman" w:hAnsi="Times New Roman" w:cs="Times New Roman"/>
          <w:sz w:val="28"/>
          <w:szCs w:val="28"/>
        </w:rPr>
        <w:t>The story of efficient manufacturing begins in the heart of a busy workshop, where the primary challenge is not just the act of creation, but the mastery of time. At the cent</w:t>
      </w:r>
      <w:r w:rsidR="00D67774">
        <w:rPr>
          <w:rFonts w:ascii="Times New Roman" w:eastAsia="Times New Roman" w:hAnsi="Times New Roman" w:cs="Times New Roman"/>
          <w:sz w:val="28"/>
          <w:szCs w:val="28"/>
        </w:rPr>
        <w:t>re</w:t>
      </w:r>
      <w:r w:rsidRPr="7A3114BE">
        <w:rPr>
          <w:rFonts w:ascii="Times New Roman" w:eastAsia="Times New Roman" w:hAnsi="Times New Roman" w:cs="Times New Roman"/>
          <w:sz w:val="28"/>
          <w:szCs w:val="28"/>
        </w:rPr>
        <w:t xml:space="preserve"> of this environment is a single machine—a critical </w:t>
      </w:r>
      <w:r w:rsidRPr="7A3114BE">
        <w:rPr>
          <w:rFonts w:ascii="Times New Roman" w:eastAsia="Times New Roman" w:hAnsi="Times New Roman" w:cs="Times New Roman"/>
          <w:sz w:val="28"/>
          <w:szCs w:val="28"/>
        </w:rPr>
        <w:lastRenderedPageBreak/>
        <w:t xml:space="preserve">bottleneck through which every order must pass. Each job arriving at the station carries two defining characteristics that dictate its priority: the </w:t>
      </w:r>
      <w:r w:rsidRPr="7A3114BE">
        <w:rPr>
          <w:rFonts w:ascii="Times New Roman" w:eastAsia="Times New Roman" w:hAnsi="Times New Roman" w:cs="Times New Roman"/>
          <w:b/>
          <w:bCs/>
          <w:sz w:val="28"/>
          <w:szCs w:val="28"/>
        </w:rPr>
        <w:t>Processing Time,</w:t>
      </w:r>
      <w:r w:rsidRPr="7A3114BE">
        <w:rPr>
          <w:rFonts w:ascii="Times New Roman" w:eastAsia="Times New Roman" w:hAnsi="Times New Roman" w:cs="Times New Roman"/>
          <w:sz w:val="28"/>
          <w:szCs w:val="28"/>
        </w:rPr>
        <w:t xml:space="preserve"> representing the physical effort required for completion, and the </w:t>
      </w:r>
      <w:r w:rsidRPr="7A3114BE">
        <w:rPr>
          <w:rFonts w:ascii="Times New Roman" w:eastAsia="Times New Roman" w:hAnsi="Times New Roman" w:cs="Times New Roman"/>
          <w:b/>
          <w:bCs/>
          <w:sz w:val="28"/>
          <w:szCs w:val="28"/>
        </w:rPr>
        <w:t>Due Date,</w:t>
      </w:r>
      <w:r w:rsidRPr="7A3114BE">
        <w:rPr>
          <w:rFonts w:ascii="Times New Roman" w:eastAsia="Times New Roman" w:hAnsi="Times New Roman" w:cs="Times New Roman"/>
          <w:sz w:val="28"/>
          <w:szCs w:val="28"/>
        </w:rPr>
        <w:t xml:space="preserve"> the deadline that represents a promise made to a customer. When these jobs accumulate, the sequence in which they are handled becomes the deciding factor between a smooth operation and a chaotic backlog.</w:t>
      </w:r>
    </w:p>
    <w:p w14:paraId="47C2E506" w14:textId="169E2586" w:rsidR="00645197" w:rsidRPr="00A368A0" w:rsidRDefault="7A3114BE" w:rsidP="7A3114BE">
      <w:pPr>
        <w:spacing w:after="240" w:line="360" w:lineRule="auto"/>
      </w:pPr>
      <w:r w:rsidRPr="7A3114BE">
        <w:rPr>
          <w:rFonts w:ascii="Times New Roman" w:eastAsia="Times New Roman" w:hAnsi="Times New Roman" w:cs="Times New Roman"/>
          <w:sz w:val="28"/>
          <w:szCs w:val="28"/>
        </w:rPr>
        <w:t xml:space="preserve">The quest for the perfect sequence is built upon the classic foundations of operations management, most notably the pioneering work of Jackson and Smith. In 1955, J.R. Jackson demonstrated through the </w:t>
      </w:r>
      <w:r w:rsidRPr="7A3114BE">
        <w:rPr>
          <w:rFonts w:ascii="Times New Roman" w:eastAsia="Times New Roman" w:hAnsi="Times New Roman" w:cs="Times New Roman"/>
          <w:b/>
          <w:bCs/>
          <w:sz w:val="28"/>
          <w:szCs w:val="28"/>
        </w:rPr>
        <w:t>Earliest Due Date (EDD)</w:t>
      </w:r>
      <w:r w:rsidRPr="7A3114BE">
        <w:rPr>
          <w:rFonts w:ascii="Times New Roman" w:eastAsia="Times New Roman" w:hAnsi="Times New Roman" w:cs="Times New Roman"/>
          <w:sz w:val="28"/>
          <w:szCs w:val="28"/>
        </w:rPr>
        <w:t xml:space="preserve"> rule that prioritizing jobs based on their deadlines is the optimal way to minimize maximum lateness and tardiness, ensuring that the most urgent commitments are met. Just a year later, W.E. Smith proved that the </w:t>
      </w:r>
      <w:r w:rsidRPr="7A3114BE">
        <w:rPr>
          <w:rFonts w:ascii="Times New Roman" w:eastAsia="Times New Roman" w:hAnsi="Times New Roman" w:cs="Times New Roman"/>
          <w:b/>
          <w:bCs/>
          <w:sz w:val="28"/>
          <w:szCs w:val="28"/>
        </w:rPr>
        <w:t>Shortest Processing Time (SPT)</w:t>
      </w:r>
      <w:r w:rsidRPr="7A3114BE">
        <w:rPr>
          <w:rFonts w:ascii="Times New Roman" w:eastAsia="Times New Roman" w:hAnsi="Times New Roman" w:cs="Times New Roman"/>
          <w:sz w:val="28"/>
          <w:szCs w:val="28"/>
        </w:rPr>
        <w:t xml:space="preserve"> rule serves as the gold standard for efficiency, as it minimizes the mean flow time and reduces the average wait for the majority of jobs. While these rules offer mathematical certainty for single objectives, the modern workshop rarely has the luxury of choosing just one goal.</w:t>
      </w:r>
    </w:p>
    <w:p w14:paraId="6DB4C2AF" w14:textId="39E76B60" w:rsidR="00645197" w:rsidRPr="00A368A0" w:rsidRDefault="7A3114BE" w:rsidP="7A3114BE">
      <w:pPr>
        <w:spacing w:after="240" w:line="360" w:lineRule="auto"/>
      </w:pPr>
      <w:r w:rsidRPr="7A3114BE">
        <w:rPr>
          <w:rFonts w:ascii="Times New Roman" w:eastAsia="Times New Roman" w:hAnsi="Times New Roman" w:cs="Times New Roman"/>
          <w:sz w:val="28"/>
          <w:szCs w:val="28"/>
        </w:rPr>
        <w:t>In a real-world setting, focusing solely on Jackson’s urgency can lead to long queues and inefficient machine use, while focusing solely on Smith’s efficiency can cause long-duration jobs to miss their deadlines entirely. This creates a significant research gap: the need for a scheduling approach that does not force a choice between speed and punctuality. To address this, we move toward a methodology that seeks a balanced, hybrid solution. By normalizing these parameters—ensuring that a short processing time and an urgent deadline are weighted on a comparable scale—we can develop a unified scheduling rule that optimizes both flow time and tardiness, transforming the machine from a bottleneck into a balanced engine of productivity.</w:t>
      </w:r>
    </w:p>
    <w:p w14:paraId="255CB4C8" w14:textId="77777777" w:rsidR="003B337B" w:rsidRPr="00A368A0" w:rsidRDefault="003B337B" w:rsidP="7A3114BE">
      <w:pPr>
        <w:spacing w:after="240" w:line="360" w:lineRule="auto"/>
        <w:rPr>
          <w:rFonts w:ascii="Times New Roman" w:eastAsia="Times New Roman" w:hAnsi="Times New Roman" w:cs="Times New Roman"/>
          <w:sz w:val="28"/>
          <w:szCs w:val="28"/>
        </w:rPr>
      </w:pPr>
    </w:p>
    <w:p w14:paraId="72ABD21A" w14:textId="023E358D" w:rsidR="00645197" w:rsidRPr="00A368A0" w:rsidRDefault="7A3114BE" w:rsidP="7A3114BE">
      <w:pPr>
        <w:spacing w:line="360" w:lineRule="auto"/>
        <w:rPr>
          <w:rFonts w:ascii="Times New Roman" w:hAnsi="Times New Roman" w:cs="Times New Roman"/>
          <w:sz w:val="28"/>
          <w:szCs w:val="28"/>
        </w:rPr>
      </w:pPr>
      <w:r w:rsidRPr="7A3114BE">
        <w:rPr>
          <w:rFonts w:ascii="Times New Roman" w:hAnsi="Times New Roman" w:cs="Times New Roman"/>
          <w:b/>
          <w:bCs/>
          <w:sz w:val="28"/>
          <w:szCs w:val="28"/>
        </w:rPr>
        <w:lastRenderedPageBreak/>
        <w:t>Block Diagram:</w:t>
      </w:r>
    </w:p>
    <w:p w14:paraId="16CD501A" w14:textId="6649B2B8" w:rsidR="00645197" w:rsidRPr="00AA420A" w:rsidRDefault="7A3114BE" w:rsidP="7A3114BE">
      <w:pPr>
        <w:pStyle w:val="ListParagraph"/>
        <w:spacing w:line="360" w:lineRule="auto"/>
        <w:rPr>
          <w:rFonts w:ascii="Times New Roman" w:hAnsi="Times New Roman" w:cs="Times New Roman"/>
          <w:sz w:val="28"/>
          <w:szCs w:val="28"/>
        </w:rPr>
      </w:pPr>
      <w:r w:rsidRPr="7A3114BE">
        <w:rPr>
          <w:rFonts w:ascii="Times New Roman" w:hAnsi="Times New Roman" w:cs="Times New Roman"/>
          <w:sz w:val="28"/>
          <w:szCs w:val="28"/>
        </w:rPr>
        <w:t xml:space="preserve">Jobs → Scheduling Rule → Machine Processing → Completed Jobs → Performance Evaluation    </w:t>
      </w:r>
    </w:p>
    <w:p w14:paraId="4A904A02" w14:textId="040A9419" w:rsidR="00A22F32" w:rsidRDefault="7A3114BE" w:rsidP="00973815">
      <w:pPr>
        <w:pStyle w:val="ListParagraph"/>
        <w:spacing w:line="360" w:lineRule="auto"/>
      </w:pPr>
      <w:r w:rsidRPr="7A3114BE">
        <w:rPr>
          <w:rFonts w:ascii="Times New Roman" w:hAnsi="Times New Roman" w:cs="Times New Roman"/>
          <w:sz w:val="28"/>
          <w:szCs w:val="28"/>
        </w:rPr>
        <w:t xml:space="preserve">     </w:t>
      </w:r>
      <w:r>
        <w:t xml:space="preserve">                </w:t>
      </w:r>
      <w:r w:rsidR="00645197">
        <w:rPr>
          <w:noProof/>
        </w:rPr>
        <w:drawing>
          <wp:inline distT="0" distB="0" distL="0" distR="0" wp14:anchorId="69BD0BE9" wp14:editId="72A16134">
            <wp:extent cx="2021959" cy="2511501"/>
            <wp:effectExtent l="0" t="0" r="0" b="0"/>
            <wp:docPr id="120241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16195" name="Picture 1"/>
                    <pic:cNvPicPr>
                      <a:picLocks noChangeAspect="1"/>
                    </pic:cNvPicPr>
                  </pic:nvPicPr>
                  <pic:blipFill>
                    <a:blip r:embed="rId9" cstate="print">
                      <a:extLst>
                        <a:ext uri="{28A0092B-C50C-407E-A947-70E740481C1C}">
                          <a14:useLocalDpi xmlns:a14="http://schemas.microsoft.com/office/drawing/2010/main"/>
                        </a:ext>
                      </a:extLst>
                    </a:blip>
                    <a:stretch>
                      <a:fillRect/>
                    </a:stretch>
                  </pic:blipFill>
                  <pic:spPr>
                    <a:xfrm>
                      <a:off x="0" y="0"/>
                      <a:ext cx="2021959" cy="2511501"/>
                    </a:xfrm>
                    <a:prstGeom prst="rect">
                      <a:avLst/>
                    </a:prstGeom>
                  </pic:spPr>
                </pic:pic>
              </a:graphicData>
            </a:graphic>
          </wp:inline>
        </w:drawing>
      </w:r>
    </w:p>
    <w:p w14:paraId="5B40EAA4" w14:textId="288755FF" w:rsidR="004C138D" w:rsidRPr="004C138D" w:rsidRDefault="00945D69" w:rsidP="00EF0785">
      <w:pPr>
        <w:pStyle w:val="ListParagraph"/>
        <w:spacing w:line="360" w:lineRule="auto"/>
        <w:ind w:left="0"/>
        <w:rPr>
          <w:rFonts w:ascii="Times New Roman" w:hAnsi="Times New Roman" w:cs="Times New Roman"/>
          <w:b/>
          <w:bCs/>
          <w:sz w:val="28"/>
          <w:szCs w:val="28"/>
        </w:rPr>
      </w:pPr>
      <w:ins w:id="0" w:author="Microsoft Word" w:date="2026-04-08T23:48:00Z" w16du:dateUtc="2026-04-08T18:18:00Z">
        <w:r>
          <w:rPr>
            <w:rFonts w:ascii="Times New Roman" w:hAnsi="Times New Roman" w:cs="Times New Roman"/>
            <w:b/>
            <w:bCs/>
            <w:sz w:val="28"/>
            <w:szCs w:val="28"/>
          </w:rPr>
          <w:t>3</w:t>
        </w:r>
      </w:ins>
      <w:r>
        <w:rPr>
          <w:rFonts w:ascii="Times New Roman" w:hAnsi="Times New Roman" w:cs="Times New Roman"/>
          <w:b/>
          <w:bCs/>
          <w:sz w:val="28"/>
          <w:szCs w:val="28"/>
        </w:rPr>
        <w:t>.</w:t>
      </w:r>
      <w:r w:rsidR="006C2EF7" w:rsidRPr="0073449B">
        <w:rPr>
          <w:rFonts w:ascii="Times New Roman" w:hAnsi="Times New Roman" w:cs="Times New Roman"/>
          <w:b/>
          <w:bCs/>
          <w:sz w:val="28"/>
          <w:szCs w:val="28"/>
        </w:rPr>
        <w:t>METHODOLOGY</w:t>
      </w:r>
    </w:p>
    <w:p w14:paraId="09488253" w14:textId="77777777" w:rsidR="00F40749" w:rsidRDefault="00F40749" w:rsidP="00EF0785">
      <w:pPr>
        <w:pStyle w:val="ListParagraph"/>
        <w:spacing w:line="360" w:lineRule="auto"/>
        <w:ind w:left="0"/>
        <w:rPr>
          <w:rFonts w:ascii="Times New Roman" w:hAnsi="Times New Roman" w:cs="Times New Roman"/>
          <w:sz w:val="28"/>
          <w:szCs w:val="28"/>
        </w:rPr>
      </w:pPr>
    </w:p>
    <w:p w14:paraId="218ABDB3" w14:textId="77777777" w:rsidR="004C138D" w:rsidRDefault="0073449B" w:rsidP="00EF0785">
      <w:pPr>
        <w:pStyle w:val="ListParagraph"/>
        <w:spacing w:line="360" w:lineRule="auto"/>
        <w:ind w:left="0"/>
        <w:rPr>
          <w:rFonts w:ascii="Times New Roman" w:hAnsi="Times New Roman" w:cs="Times New Roman"/>
          <w:sz w:val="28"/>
          <w:szCs w:val="28"/>
        </w:rPr>
      </w:pPr>
      <w:r w:rsidRPr="00EF0785">
        <w:rPr>
          <w:rFonts w:ascii="Times New Roman" w:hAnsi="Times New Roman" w:cs="Times New Roman"/>
          <w:sz w:val="28"/>
          <w:szCs w:val="28"/>
        </w:rPr>
        <w:t>To simulate a real operational environment</w:t>
      </w:r>
      <w:r w:rsidR="00C22C04" w:rsidRPr="00EF0785">
        <w:rPr>
          <w:rFonts w:ascii="Times New Roman" w:hAnsi="Times New Roman" w:cs="Times New Roman"/>
          <w:sz w:val="28"/>
          <w:szCs w:val="28"/>
        </w:rPr>
        <w:t>, this study generated a dataset of 30 jobs using Excel random</w:t>
      </w:r>
      <w:r w:rsidR="000C3833" w:rsidRPr="00EF0785">
        <w:rPr>
          <w:rFonts w:ascii="Times New Roman" w:hAnsi="Times New Roman" w:cs="Times New Roman"/>
          <w:sz w:val="28"/>
          <w:szCs w:val="28"/>
        </w:rPr>
        <w:t xml:space="preserve"> functions, with processing times</w:t>
      </w:r>
      <w:r w:rsidR="009D62E2" w:rsidRPr="00EF0785">
        <w:rPr>
          <w:rFonts w:ascii="Times New Roman" w:hAnsi="Times New Roman" w:cs="Times New Roman"/>
          <w:sz w:val="28"/>
          <w:szCs w:val="28"/>
        </w:rPr>
        <w:t xml:space="preserve"> ranging </w:t>
      </w:r>
      <w:r w:rsidR="00F20223" w:rsidRPr="00EF0785">
        <w:rPr>
          <w:rFonts w:ascii="Times New Roman" w:hAnsi="Times New Roman" w:cs="Times New Roman"/>
          <w:sz w:val="28"/>
          <w:szCs w:val="28"/>
        </w:rPr>
        <w:t xml:space="preserve">from 10 to 20 and due dates </w:t>
      </w:r>
      <w:r w:rsidR="00986A5D" w:rsidRPr="00EF0785">
        <w:rPr>
          <w:rFonts w:ascii="Times New Roman" w:hAnsi="Times New Roman" w:cs="Times New Roman"/>
          <w:sz w:val="28"/>
          <w:szCs w:val="28"/>
        </w:rPr>
        <w:t>between 30 and 65</w:t>
      </w:r>
      <w:r w:rsidR="000F5FB6" w:rsidRPr="00EF0785">
        <w:rPr>
          <w:rFonts w:ascii="Times New Roman" w:hAnsi="Times New Roman" w:cs="Times New Roman"/>
          <w:sz w:val="28"/>
          <w:szCs w:val="28"/>
        </w:rPr>
        <w:t xml:space="preserve">. Operating under a single-machine system assumption where all jobs are </w:t>
      </w:r>
      <w:r w:rsidR="00AF7D67" w:rsidRPr="00EF0785">
        <w:rPr>
          <w:rFonts w:ascii="Times New Roman" w:hAnsi="Times New Roman" w:cs="Times New Roman"/>
          <w:sz w:val="28"/>
          <w:szCs w:val="28"/>
        </w:rPr>
        <w:t xml:space="preserve">available </w:t>
      </w:r>
      <w:r w:rsidR="00BC7B5E" w:rsidRPr="00EF0785">
        <w:rPr>
          <w:rFonts w:ascii="Times New Roman" w:hAnsi="Times New Roman" w:cs="Times New Roman"/>
          <w:sz w:val="28"/>
          <w:szCs w:val="28"/>
        </w:rPr>
        <w:t xml:space="preserve">at time zero </w:t>
      </w:r>
      <w:r w:rsidR="00142EBF" w:rsidRPr="00EF0785">
        <w:rPr>
          <w:rFonts w:ascii="Times New Roman" w:hAnsi="Times New Roman" w:cs="Times New Roman"/>
          <w:sz w:val="28"/>
          <w:szCs w:val="28"/>
        </w:rPr>
        <w:t xml:space="preserve">without </w:t>
      </w:r>
      <w:r w:rsidR="00CE0DF6" w:rsidRPr="00EF0785">
        <w:rPr>
          <w:rFonts w:ascii="Times New Roman" w:hAnsi="Times New Roman" w:cs="Times New Roman"/>
          <w:sz w:val="28"/>
          <w:szCs w:val="28"/>
        </w:rPr>
        <w:t>interruptions, the methodology compares four sche</w:t>
      </w:r>
      <w:r w:rsidR="0059752F" w:rsidRPr="00EF0785">
        <w:rPr>
          <w:rFonts w:ascii="Times New Roman" w:hAnsi="Times New Roman" w:cs="Times New Roman"/>
          <w:sz w:val="28"/>
          <w:szCs w:val="28"/>
        </w:rPr>
        <w:t xml:space="preserve">duling </w:t>
      </w:r>
      <w:r w:rsidR="00622659" w:rsidRPr="00EF0785">
        <w:rPr>
          <w:rFonts w:ascii="Times New Roman" w:hAnsi="Times New Roman" w:cs="Times New Roman"/>
          <w:sz w:val="28"/>
          <w:szCs w:val="28"/>
        </w:rPr>
        <w:t>rules</w:t>
      </w:r>
      <w:r w:rsidR="00D31F0C" w:rsidRPr="00EF0785">
        <w:rPr>
          <w:rFonts w:ascii="Times New Roman" w:hAnsi="Times New Roman" w:cs="Times New Roman"/>
          <w:sz w:val="28"/>
          <w:szCs w:val="28"/>
        </w:rPr>
        <w:t>:</w:t>
      </w:r>
      <w:r w:rsidR="00CF0383" w:rsidRPr="00EF0785">
        <w:rPr>
          <w:rFonts w:ascii="Times New Roman" w:hAnsi="Times New Roman" w:cs="Times New Roman"/>
          <w:sz w:val="28"/>
          <w:szCs w:val="28"/>
        </w:rPr>
        <w:t xml:space="preserve"> Shortest </w:t>
      </w:r>
      <w:r w:rsidR="00C73C5A" w:rsidRPr="00EF0785">
        <w:rPr>
          <w:rFonts w:ascii="Times New Roman" w:hAnsi="Times New Roman" w:cs="Times New Roman"/>
          <w:sz w:val="28"/>
          <w:szCs w:val="28"/>
        </w:rPr>
        <w:t>Processin</w:t>
      </w:r>
      <w:r w:rsidR="0080500A" w:rsidRPr="00EF0785">
        <w:rPr>
          <w:rFonts w:ascii="Times New Roman" w:hAnsi="Times New Roman" w:cs="Times New Roman"/>
          <w:sz w:val="28"/>
          <w:szCs w:val="28"/>
        </w:rPr>
        <w:t>g Time</w:t>
      </w:r>
      <w:r w:rsidR="00696452" w:rsidRPr="00EF0785">
        <w:rPr>
          <w:rFonts w:ascii="Times New Roman" w:hAnsi="Times New Roman" w:cs="Times New Roman"/>
          <w:sz w:val="28"/>
          <w:szCs w:val="28"/>
        </w:rPr>
        <w:t xml:space="preserve"> </w:t>
      </w:r>
      <w:r w:rsidR="0080500A" w:rsidRPr="00EF0785">
        <w:rPr>
          <w:rFonts w:ascii="Times New Roman" w:hAnsi="Times New Roman" w:cs="Times New Roman"/>
          <w:sz w:val="28"/>
          <w:szCs w:val="28"/>
        </w:rPr>
        <w:t>(</w:t>
      </w:r>
      <w:r w:rsidR="00696452" w:rsidRPr="00EF0785">
        <w:rPr>
          <w:rFonts w:ascii="Times New Roman" w:hAnsi="Times New Roman" w:cs="Times New Roman"/>
          <w:sz w:val="28"/>
          <w:szCs w:val="28"/>
        </w:rPr>
        <w:t>S</w:t>
      </w:r>
      <w:r w:rsidR="002C5D24" w:rsidRPr="00EF0785">
        <w:rPr>
          <w:rFonts w:ascii="Times New Roman" w:hAnsi="Times New Roman" w:cs="Times New Roman"/>
          <w:sz w:val="28"/>
          <w:szCs w:val="28"/>
        </w:rPr>
        <w:t>PT), Earli</w:t>
      </w:r>
      <w:r w:rsidR="00141582" w:rsidRPr="00EF0785">
        <w:rPr>
          <w:rFonts w:ascii="Times New Roman" w:hAnsi="Times New Roman" w:cs="Times New Roman"/>
          <w:sz w:val="28"/>
          <w:szCs w:val="28"/>
        </w:rPr>
        <w:t>est D</w:t>
      </w:r>
      <w:r w:rsidR="00D66E7A" w:rsidRPr="00EF0785">
        <w:rPr>
          <w:rFonts w:ascii="Times New Roman" w:hAnsi="Times New Roman" w:cs="Times New Roman"/>
          <w:sz w:val="28"/>
          <w:szCs w:val="28"/>
        </w:rPr>
        <w:t>ue Date (EDD)</w:t>
      </w:r>
      <w:r w:rsidR="004204EC" w:rsidRPr="00EF0785">
        <w:rPr>
          <w:rFonts w:ascii="Times New Roman" w:hAnsi="Times New Roman" w:cs="Times New Roman"/>
          <w:sz w:val="28"/>
          <w:szCs w:val="28"/>
        </w:rPr>
        <w:t xml:space="preserve">, a weighted </w:t>
      </w:r>
      <w:r w:rsidR="00EA52AB" w:rsidRPr="00EF0785">
        <w:rPr>
          <w:rFonts w:ascii="Times New Roman" w:hAnsi="Times New Roman" w:cs="Times New Roman"/>
          <w:sz w:val="28"/>
          <w:szCs w:val="28"/>
        </w:rPr>
        <w:t>Hybrid Rule</w:t>
      </w:r>
      <w:r w:rsidR="00A668C3" w:rsidRPr="00EF0785">
        <w:rPr>
          <w:rFonts w:ascii="Times New Roman" w:hAnsi="Times New Roman" w:cs="Times New Roman"/>
          <w:sz w:val="28"/>
          <w:szCs w:val="28"/>
        </w:rPr>
        <w:t xml:space="preserve"> combin</w:t>
      </w:r>
      <w:r w:rsidR="00807635" w:rsidRPr="00EF0785">
        <w:rPr>
          <w:rFonts w:ascii="Times New Roman" w:hAnsi="Times New Roman" w:cs="Times New Roman"/>
          <w:sz w:val="28"/>
          <w:szCs w:val="28"/>
        </w:rPr>
        <w:t xml:space="preserve">ing processing </w:t>
      </w:r>
      <w:r w:rsidR="00302A1D" w:rsidRPr="00EF0785">
        <w:rPr>
          <w:rFonts w:ascii="Times New Roman" w:hAnsi="Times New Roman" w:cs="Times New Roman"/>
          <w:sz w:val="28"/>
          <w:szCs w:val="28"/>
        </w:rPr>
        <w:t>time and slack</w:t>
      </w:r>
      <w:r w:rsidR="00FF5794" w:rsidRPr="00EF0785">
        <w:rPr>
          <w:rFonts w:ascii="Times New Roman" w:hAnsi="Times New Roman" w:cs="Times New Roman"/>
          <w:sz w:val="28"/>
          <w:szCs w:val="28"/>
        </w:rPr>
        <w:t>, and a Normali</w:t>
      </w:r>
      <w:r w:rsidR="00BB5BB9" w:rsidRPr="00EF0785">
        <w:rPr>
          <w:rFonts w:ascii="Times New Roman" w:hAnsi="Times New Roman" w:cs="Times New Roman"/>
          <w:sz w:val="28"/>
          <w:szCs w:val="28"/>
        </w:rPr>
        <w:t xml:space="preserve">zed hybrid </w:t>
      </w:r>
      <w:r w:rsidR="00C96191" w:rsidRPr="00EF0785">
        <w:rPr>
          <w:rFonts w:ascii="Times New Roman" w:hAnsi="Times New Roman" w:cs="Times New Roman"/>
          <w:sz w:val="28"/>
          <w:szCs w:val="28"/>
        </w:rPr>
        <w:t xml:space="preserve">rule. </w:t>
      </w:r>
    </w:p>
    <w:p w14:paraId="1C7D432E" w14:textId="77777777" w:rsidR="00886C59" w:rsidRDefault="00886C59" w:rsidP="00EF0785">
      <w:pPr>
        <w:pStyle w:val="ListParagraph"/>
        <w:spacing w:line="360" w:lineRule="auto"/>
        <w:ind w:left="0"/>
        <w:rPr>
          <w:rFonts w:ascii="Times New Roman" w:hAnsi="Times New Roman" w:cs="Times New Roman"/>
          <w:sz w:val="28"/>
          <w:szCs w:val="28"/>
        </w:rPr>
      </w:pPr>
      <w:r>
        <w:rPr>
          <w:rFonts w:ascii="Times New Roman" w:hAnsi="Times New Roman" w:cs="Times New Roman"/>
          <w:sz w:val="28"/>
          <w:szCs w:val="28"/>
        </w:rPr>
        <w:t xml:space="preserve">     </w:t>
      </w:r>
    </w:p>
    <w:p w14:paraId="35CCEAEE" w14:textId="0531DA91" w:rsidR="001F5F5A" w:rsidRDefault="00886C59" w:rsidP="00EF0785">
      <w:pPr>
        <w:pStyle w:val="ListParagraph"/>
        <w:spacing w:line="360" w:lineRule="auto"/>
        <w:ind w:left="0"/>
        <w:rPr>
          <w:rFonts w:ascii="Times New Roman" w:hAnsi="Times New Roman" w:cs="Times New Roman"/>
          <w:b/>
          <w:bCs/>
          <w:sz w:val="28"/>
          <w:szCs w:val="28"/>
        </w:rPr>
      </w:pPr>
      <w:r>
        <w:rPr>
          <w:rFonts w:ascii="Times New Roman" w:hAnsi="Times New Roman" w:cs="Times New Roman"/>
          <w:sz w:val="28"/>
          <w:szCs w:val="28"/>
        </w:rPr>
        <w:t xml:space="preserve">         </w:t>
      </w:r>
      <w:r w:rsidR="00172215" w:rsidRPr="00EF0785">
        <w:rPr>
          <w:rFonts w:ascii="Times New Roman" w:hAnsi="Times New Roman" w:cs="Times New Roman"/>
          <w:sz w:val="28"/>
          <w:szCs w:val="28"/>
        </w:rPr>
        <w:t xml:space="preserve">The calculation </w:t>
      </w:r>
      <w:r w:rsidR="00B01E7C" w:rsidRPr="00EF0785">
        <w:rPr>
          <w:rFonts w:ascii="Times New Roman" w:hAnsi="Times New Roman" w:cs="Times New Roman"/>
          <w:sz w:val="28"/>
          <w:szCs w:val="28"/>
        </w:rPr>
        <w:t>procedure begins by</w:t>
      </w:r>
      <w:r w:rsidR="00B379C9" w:rsidRPr="00EF0785">
        <w:rPr>
          <w:rFonts w:ascii="Times New Roman" w:hAnsi="Times New Roman" w:cs="Times New Roman"/>
          <w:sz w:val="28"/>
          <w:szCs w:val="28"/>
        </w:rPr>
        <w:t xml:space="preserve"> determining </w:t>
      </w:r>
      <w:r w:rsidR="00B54F03" w:rsidRPr="00EF0785">
        <w:rPr>
          <w:rFonts w:ascii="Times New Roman" w:hAnsi="Times New Roman" w:cs="Times New Roman"/>
          <w:sz w:val="28"/>
          <w:szCs w:val="28"/>
        </w:rPr>
        <w:t xml:space="preserve">the </w:t>
      </w:r>
      <w:r w:rsidR="0049013C" w:rsidRPr="00EF0785">
        <w:rPr>
          <w:rFonts w:ascii="Times New Roman" w:hAnsi="Times New Roman" w:cs="Times New Roman"/>
          <w:sz w:val="28"/>
          <w:szCs w:val="28"/>
        </w:rPr>
        <w:t>slack for each job</w:t>
      </w:r>
      <w:r w:rsidR="00F72E42" w:rsidRPr="00EF0785">
        <w:rPr>
          <w:rFonts w:ascii="Times New Roman" w:hAnsi="Times New Roman" w:cs="Times New Roman"/>
          <w:sz w:val="28"/>
          <w:szCs w:val="28"/>
        </w:rPr>
        <w:t>, follo</w:t>
      </w:r>
      <w:r w:rsidR="00045B0E" w:rsidRPr="00EF0785">
        <w:rPr>
          <w:rFonts w:ascii="Times New Roman" w:hAnsi="Times New Roman" w:cs="Times New Roman"/>
          <w:sz w:val="28"/>
          <w:szCs w:val="28"/>
        </w:rPr>
        <w:t>wed by seq</w:t>
      </w:r>
      <w:r w:rsidR="002D7D1A" w:rsidRPr="00EF0785">
        <w:rPr>
          <w:rFonts w:ascii="Times New Roman" w:hAnsi="Times New Roman" w:cs="Times New Roman"/>
          <w:sz w:val="28"/>
          <w:szCs w:val="28"/>
        </w:rPr>
        <w:t xml:space="preserve">uencing </w:t>
      </w:r>
      <w:r w:rsidR="00B33926" w:rsidRPr="00EF0785">
        <w:rPr>
          <w:rFonts w:ascii="Times New Roman" w:hAnsi="Times New Roman" w:cs="Times New Roman"/>
          <w:sz w:val="28"/>
          <w:szCs w:val="28"/>
        </w:rPr>
        <w:t xml:space="preserve">the jobs according </w:t>
      </w:r>
      <w:r w:rsidR="001372B1" w:rsidRPr="00EF0785">
        <w:rPr>
          <w:rFonts w:ascii="Times New Roman" w:hAnsi="Times New Roman" w:cs="Times New Roman"/>
          <w:sz w:val="28"/>
          <w:szCs w:val="28"/>
        </w:rPr>
        <w:t>to the selected</w:t>
      </w:r>
      <w:r w:rsidR="00811195" w:rsidRPr="00EF0785">
        <w:rPr>
          <w:rFonts w:ascii="Times New Roman" w:hAnsi="Times New Roman" w:cs="Times New Roman"/>
          <w:sz w:val="28"/>
          <w:szCs w:val="28"/>
        </w:rPr>
        <w:t xml:space="preserve"> rule to establish </w:t>
      </w:r>
      <w:r w:rsidR="00A412F9" w:rsidRPr="00EF0785">
        <w:rPr>
          <w:rFonts w:ascii="Times New Roman" w:hAnsi="Times New Roman" w:cs="Times New Roman"/>
          <w:sz w:val="28"/>
          <w:szCs w:val="28"/>
        </w:rPr>
        <w:t>completion times</w:t>
      </w:r>
      <w:r w:rsidR="00A84B35" w:rsidRPr="00EF0785">
        <w:rPr>
          <w:rFonts w:ascii="Times New Roman" w:hAnsi="Times New Roman" w:cs="Times New Roman"/>
          <w:sz w:val="28"/>
          <w:szCs w:val="28"/>
        </w:rPr>
        <w:t>. Performance is then quantified by calculating the flow time</w:t>
      </w:r>
      <w:r w:rsidR="006B1D38" w:rsidRPr="00EF0785">
        <w:rPr>
          <w:rFonts w:ascii="Times New Roman" w:hAnsi="Times New Roman" w:cs="Times New Roman"/>
          <w:sz w:val="28"/>
          <w:szCs w:val="28"/>
        </w:rPr>
        <w:t>, lateness</w:t>
      </w:r>
      <w:r w:rsidR="0078204B" w:rsidRPr="00EF0785">
        <w:rPr>
          <w:rFonts w:ascii="Times New Roman" w:hAnsi="Times New Roman" w:cs="Times New Roman"/>
          <w:sz w:val="28"/>
          <w:szCs w:val="28"/>
        </w:rPr>
        <w:t xml:space="preserve">, and </w:t>
      </w:r>
      <w:r w:rsidR="00C3341D" w:rsidRPr="00EF0785">
        <w:rPr>
          <w:rFonts w:ascii="Times New Roman" w:hAnsi="Times New Roman" w:cs="Times New Roman"/>
          <w:sz w:val="28"/>
          <w:szCs w:val="28"/>
        </w:rPr>
        <w:t>tardiness</w:t>
      </w:r>
      <w:r w:rsidR="00A47DE3" w:rsidRPr="00EF0785">
        <w:rPr>
          <w:rFonts w:ascii="Times New Roman" w:hAnsi="Times New Roman" w:cs="Times New Roman"/>
          <w:sz w:val="28"/>
          <w:szCs w:val="28"/>
        </w:rPr>
        <w:t xml:space="preserve"> for each </w:t>
      </w:r>
      <w:r w:rsidR="009E3A86" w:rsidRPr="00EF0785">
        <w:rPr>
          <w:rFonts w:ascii="Times New Roman" w:hAnsi="Times New Roman" w:cs="Times New Roman"/>
          <w:sz w:val="28"/>
          <w:szCs w:val="28"/>
        </w:rPr>
        <w:t>job,</w:t>
      </w:r>
      <w:r w:rsidR="00032500" w:rsidRPr="00EF0785">
        <w:rPr>
          <w:rFonts w:ascii="Times New Roman" w:hAnsi="Times New Roman" w:cs="Times New Roman"/>
          <w:sz w:val="28"/>
          <w:szCs w:val="28"/>
        </w:rPr>
        <w:t xml:space="preserve"> with the final </w:t>
      </w:r>
      <w:r w:rsidR="002E4AC5" w:rsidRPr="00EF0785">
        <w:rPr>
          <w:rFonts w:ascii="Times New Roman" w:hAnsi="Times New Roman" w:cs="Times New Roman"/>
          <w:sz w:val="28"/>
          <w:szCs w:val="28"/>
        </w:rPr>
        <w:t>effectiven</w:t>
      </w:r>
      <w:r w:rsidR="001E7668" w:rsidRPr="00EF0785">
        <w:rPr>
          <w:rFonts w:ascii="Times New Roman" w:hAnsi="Times New Roman" w:cs="Times New Roman"/>
          <w:sz w:val="28"/>
          <w:szCs w:val="28"/>
        </w:rPr>
        <w:t xml:space="preserve">ess of each </w:t>
      </w:r>
      <w:r w:rsidR="00235AF6" w:rsidRPr="00EF0785">
        <w:rPr>
          <w:rFonts w:ascii="Times New Roman" w:hAnsi="Times New Roman" w:cs="Times New Roman"/>
          <w:sz w:val="28"/>
          <w:szCs w:val="28"/>
        </w:rPr>
        <w:t xml:space="preserve">scheduling </w:t>
      </w:r>
      <w:r w:rsidR="009D678C" w:rsidRPr="00EF0785">
        <w:rPr>
          <w:rFonts w:ascii="Times New Roman" w:hAnsi="Times New Roman" w:cs="Times New Roman"/>
          <w:sz w:val="28"/>
          <w:szCs w:val="28"/>
        </w:rPr>
        <w:t>rule eva</w:t>
      </w:r>
      <w:r w:rsidR="00E84D80" w:rsidRPr="00EF0785">
        <w:rPr>
          <w:rFonts w:ascii="Times New Roman" w:hAnsi="Times New Roman" w:cs="Times New Roman"/>
          <w:sz w:val="28"/>
          <w:szCs w:val="28"/>
        </w:rPr>
        <w:t>luated</w:t>
      </w:r>
      <w:r w:rsidR="00EF0785" w:rsidRPr="00EF0785">
        <w:rPr>
          <w:rFonts w:ascii="Times New Roman" w:hAnsi="Times New Roman" w:cs="Times New Roman"/>
          <w:sz w:val="28"/>
          <w:szCs w:val="28"/>
        </w:rPr>
        <w:t xml:space="preserve"> based on mean flow time and maximum tardiness</w:t>
      </w:r>
    </w:p>
    <w:p w14:paraId="0BD2061B" w14:textId="77777777" w:rsidR="00E51562" w:rsidRDefault="00E51562" w:rsidP="00EF0785">
      <w:pPr>
        <w:pStyle w:val="ListParagraph"/>
        <w:spacing w:line="360" w:lineRule="auto"/>
        <w:ind w:left="0"/>
        <w:rPr>
          <w:rFonts w:ascii="Times New Roman" w:hAnsi="Times New Roman" w:cs="Times New Roman"/>
          <w:b/>
          <w:bCs/>
          <w:sz w:val="28"/>
          <w:szCs w:val="28"/>
        </w:rPr>
      </w:pPr>
    </w:p>
    <w:tbl>
      <w:tblPr>
        <w:tblStyle w:val="TableGrid"/>
        <w:tblW w:w="10045" w:type="dxa"/>
        <w:tblInd w:w="-552" w:type="dxa"/>
        <w:tblLook w:val="04A0" w:firstRow="1" w:lastRow="0" w:firstColumn="1" w:lastColumn="0" w:noHBand="0" w:noVBand="1"/>
      </w:tblPr>
      <w:tblGrid>
        <w:gridCol w:w="2946"/>
        <w:gridCol w:w="2947"/>
        <w:gridCol w:w="4152"/>
      </w:tblGrid>
      <w:tr w:rsidR="00707C80" w14:paraId="45F1BDBF" w14:textId="77777777" w:rsidTr="00FD2801">
        <w:trPr>
          <w:trHeight w:val="983"/>
        </w:trPr>
        <w:tc>
          <w:tcPr>
            <w:tcW w:w="2946" w:type="dxa"/>
            <w:vAlign w:val="center"/>
          </w:tcPr>
          <w:p w14:paraId="3CE871D2" w14:textId="77777777" w:rsidR="00707C80" w:rsidRDefault="00707C80" w:rsidP="009D6E4A">
            <w:pPr>
              <w:pStyle w:val="ListParagraph"/>
              <w:spacing w:line="360" w:lineRule="auto"/>
              <w:ind w:left="0"/>
              <w:rPr>
                <w:rFonts w:ascii="Times New Roman" w:eastAsia="Times New Roman" w:hAnsi="Times New Roman" w:cs="Times New Roman"/>
                <w:b/>
                <w:bCs/>
                <w:sz w:val="24"/>
                <w:szCs w:val="24"/>
                <w:lang w:eastAsia="en-IN" w:bidi="te-IN"/>
              </w:rPr>
            </w:pPr>
            <w:r w:rsidRPr="00195C4D">
              <w:rPr>
                <w:rFonts w:ascii="Times New Roman" w:hAnsi="Times New Roman" w:cs="Times New Roman"/>
                <w:b/>
                <w:bCs/>
                <w:sz w:val="28"/>
                <w:szCs w:val="28"/>
              </w:rPr>
              <w:lastRenderedPageBreak/>
              <w:t>Category</w:t>
            </w:r>
          </w:p>
        </w:tc>
        <w:tc>
          <w:tcPr>
            <w:tcW w:w="2947" w:type="dxa"/>
          </w:tcPr>
          <w:p w14:paraId="3C634F65" w14:textId="77777777" w:rsidR="00707C80" w:rsidRDefault="00707C80" w:rsidP="009D6E4A">
            <w:pPr>
              <w:pStyle w:val="ListParagraph"/>
              <w:spacing w:line="360" w:lineRule="auto"/>
              <w:ind w:left="0"/>
              <w:rPr>
                <w:rFonts w:ascii="Times New Roman" w:eastAsia="Times New Roman" w:hAnsi="Times New Roman" w:cs="Times New Roman"/>
                <w:b/>
                <w:bCs/>
                <w:sz w:val="24"/>
                <w:szCs w:val="24"/>
                <w:lang w:eastAsia="en-IN" w:bidi="te-IN"/>
              </w:rPr>
            </w:pPr>
            <w:r w:rsidRPr="009D3F0E">
              <w:rPr>
                <w:rFonts w:ascii="Times New Roman" w:hAnsi="Times New Roman" w:cs="Times New Roman"/>
                <w:b/>
                <w:bCs/>
                <w:sz w:val="28"/>
                <w:szCs w:val="28"/>
              </w:rPr>
              <w:t>Rule/Metric</w:t>
            </w:r>
          </w:p>
        </w:tc>
        <w:tc>
          <w:tcPr>
            <w:tcW w:w="4152" w:type="dxa"/>
          </w:tcPr>
          <w:p w14:paraId="48E9A1D1" w14:textId="77777777" w:rsidR="00707C80" w:rsidRDefault="00707C80" w:rsidP="009D6E4A">
            <w:pPr>
              <w:pStyle w:val="ListParagraph"/>
              <w:spacing w:line="360" w:lineRule="auto"/>
              <w:ind w:left="0"/>
              <w:rPr>
                <w:rFonts w:ascii="Times New Roman" w:eastAsia="Times New Roman" w:hAnsi="Times New Roman" w:cs="Times New Roman"/>
                <w:b/>
                <w:bCs/>
                <w:sz w:val="24"/>
                <w:szCs w:val="24"/>
                <w:lang w:eastAsia="en-IN" w:bidi="te-IN"/>
              </w:rPr>
            </w:pPr>
            <w:r w:rsidRPr="009D3F0E">
              <w:rPr>
                <w:rFonts w:ascii="Times New Roman" w:hAnsi="Times New Roman" w:cs="Times New Roman"/>
                <w:b/>
                <w:bCs/>
                <w:sz w:val="28"/>
                <w:szCs w:val="28"/>
              </w:rPr>
              <w:t>Formula</w:t>
            </w:r>
          </w:p>
        </w:tc>
      </w:tr>
      <w:tr w:rsidR="00707C80" w14:paraId="0FF18209" w14:textId="77777777" w:rsidTr="00FD2801">
        <w:trPr>
          <w:trHeight w:val="1125"/>
        </w:trPr>
        <w:tc>
          <w:tcPr>
            <w:tcW w:w="2946" w:type="dxa"/>
          </w:tcPr>
          <w:p w14:paraId="660914A9" w14:textId="77777777" w:rsidR="00707C80" w:rsidRDefault="00707C80" w:rsidP="009D6E4A">
            <w:pPr>
              <w:pStyle w:val="ListParagraph"/>
              <w:spacing w:line="360" w:lineRule="auto"/>
              <w:ind w:left="0"/>
              <w:rPr>
                <w:rFonts w:ascii="Times New Roman" w:eastAsia="Times New Roman" w:hAnsi="Times New Roman" w:cs="Times New Roman"/>
                <w:b/>
                <w:bCs/>
                <w:sz w:val="24"/>
                <w:szCs w:val="24"/>
                <w:lang w:eastAsia="en-IN" w:bidi="te-IN"/>
              </w:rPr>
            </w:pPr>
            <w:r w:rsidRPr="00A51163">
              <w:rPr>
                <w:rFonts w:ascii="Times New Roman" w:eastAsia="Times New Roman" w:hAnsi="Times New Roman" w:cs="Times New Roman"/>
                <w:b/>
                <w:bCs/>
                <w:sz w:val="28"/>
                <w:szCs w:val="28"/>
                <w:lang w:eastAsia="en-IN" w:bidi="te-IN"/>
              </w:rPr>
              <w:t>Hybrid Score</w:t>
            </w:r>
          </w:p>
        </w:tc>
        <w:tc>
          <w:tcPr>
            <w:tcW w:w="2947" w:type="dxa"/>
          </w:tcPr>
          <w:p w14:paraId="056A9427" w14:textId="77777777" w:rsidR="00707C80" w:rsidRDefault="00707C80" w:rsidP="009D6E4A">
            <w:pPr>
              <w:pStyle w:val="ListParagraph"/>
              <w:spacing w:line="360" w:lineRule="auto"/>
              <w:ind w:left="0"/>
              <w:rPr>
                <w:rFonts w:ascii="Times New Roman" w:eastAsia="Times New Roman" w:hAnsi="Times New Roman" w:cs="Times New Roman"/>
                <w:b/>
                <w:bCs/>
                <w:sz w:val="24"/>
                <w:szCs w:val="24"/>
                <w:lang w:eastAsia="en-IN" w:bidi="te-IN"/>
              </w:rPr>
            </w:pPr>
            <w:r w:rsidRPr="00A51163">
              <w:rPr>
                <w:rFonts w:ascii="Times New Roman" w:eastAsia="Times New Roman" w:hAnsi="Times New Roman" w:cs="Times New Roman"/>
                <w:b/>
                <w:bCs/>
                <w:sz w:val="28"/>
                <w:szCs w:val="28"/>
                <w:lang w:eastAsia="en-IN" w:bidi="te-IN"/>
              </w:rPr>
              <w:t>Weighted Combination</w:t>
            </w:r>
          </w:p>
        </w:tc>
        <w:tc>
          <w:tcPr>
            <w:tcW w:w="4152" w:type="dxa"/>
          </w:tcPr>
          <w:p w14:paraId="64C26033" w14:textId="77777777" w:rsidR="00707C80" w:rsidRDefault="00707C80" w:rsidP="009D6E4A">
            <w:pPr>
              <w:pStyle w:val="ListParagraph"/>
              <w:spacing w:line="360" w:lineRule="auto"/>
              <w:ind w:left="0"/>
              <w:rPr>
                <w:rFonts w:ascii="Times New Roman" w:eastAsia="Times New Roman" w:hAnsi="Times New Roman" w:cs="Times New Roman"/>
                <w:b/>
                <w:bCs/>
                <w:sz w:val="24"/>
                <w:szCs w:val="24"/>
                <w:lang w:eastAsia="en-IN" w:bidi="te-IN"/>
              </w:rPr>
            </w:pPr>
            <w:r w:rsidRPr="005D533D">
              <w:rPr>
                <w:rFonts w:ascii="Cambria Math" w:eastAsia="Times New Roman" w:hAnsi="Cambria Math" w:cs="Times New Roman"/>
                <w:b/>
                <w:bCs/>
                <w:sz w:val="28"/>
                <w:szCs w:val="28"/>
                <w:lang w:eastAsia="en-IN" w:bidi="te-IN"/>
              </w:rPr>
              <w:t>Score=αp+(1−</w:t>
            </w:r>
            <w:proofErr w:type="gramStart"/>
            <w:r w:rsidRPr="005D533D">
              <w:rPr>
                <w:rFonts w:ascii="Cambria Math" w:eastAsia="Times New Roman" w:hAnsi="Cambria Math" w:cs="Times New Roman"/>
                <w:b/>
                <w:bCs/>
                <w:sz w:val="28"/>
                <w:szCs w:val="28"/>
                <w:lang w:eastAsia="en-IN" w:bidi="te-IN"/>
              </w:rPr>
              <w:t>α)(</w:t>
            </w:r>
            <w:proofErr w:type="gramEnd"/>
            <w:r w:rsidRPr="005D533D">
              <w:rPr>
                <w:rFonts w:ascii="Cambria Math" w:eastAsia="Times New Roman" w:hAnsi="Cambria Math" w:cs="Times New Roman"/>
                <w:b/>
                <w:bCs/>
                <w:sz w:val="28"/>
                <w:szCs w:val="28"/>
                <w:lang w:eastAsia="en-IN" w:bidi="te-IN"/>
              </w:rPr>
              <w:t>d−p)</w:t>
            </w:r>
          </w:p>
        </w:tc>
      </w:tr>
      <w:tr w:rsidR="00707C80" w14:paraId="5F2A9F15" w14:textId="77777777" w:rsidTr="00F40749">
        <w:trPr>
          <w:trHeight w:val="1268"/>
        </w:trPr>
        <w:tc>
          <w:tcPr>
            <w:tcW w:w="2946" w:type="dxa"/>
          </w:tcPr>
          <w:p w14:paraId="3F165043" w14:textId="77777777" w:rsidR="00707C80" w:rsidRDefault="00707C80" w:rsidP="009D6E4A">
            <w:pPr>
              <w:pStyle w:val="ListParagraph"/>
              <w:spacing w:line="360" w:lineRule="auto"/>
              <w:ind w:left="0"/>
              <w:rPr>
                <w:rFonts w:ascii="Times New Roman" w:eastAsia="Times New Roman" w:hAnsi="Times New Roman" w:cs="Times New Roman"/>
                <w:b/>
                <w:bCs/>
                <w:sz w:val="24"/>
                <w:szCs w:val="24"/>
                <w:lang w:eastAsia="en-IN" w:bidi="te-IN"/>
              </w:rPr>
            </w:pPr>
            <w:r w:rsidRPr="00A51163">
              <w:rPr>
                <w:rFonts w:ascii="Times New Roman" w:eastAsia="Times New Roman" w:hAnsi="Times New Roman" w:cs="Times New Roman"/>
                <w:b/>
                <w:bCs/>
                <w:sz w:val="28"/>
                <w:szCs w:val="28"/>
                <w:lang w:eastAsia="en-IN" w:bidi="te-IN"/>
              </w:rPr>
              <w:t>Normalized Hybrid</w:t>
            </w:r>
          </w:p>
        </w:tc>
        <w:tc>
          <w:tcPr>
            <w:tcW w:w="2947" w:type="dxa"/>
          </w:tcPr>
          <w:p w14:paraId="5611EEA2" w14:textId="77777777" w:rsidR="00707C80" w:rsidRDefault="00707C80" w:rsidP="009D6E4A">
            <w:pPr>
              <w:pStyle w:val="ListParagraph"/>
              <w:spacing w:line="360" w:lineRule="auto"/>
              <w:ind w:left="0"/>
              <w:rPr>
                <w:rFonts w:ascii="Times New Roman" w:eastAsia="Times New Roman" w:hAnsi="Times New Roman" w:cs="Times New Roman"/>
                <w:b/>
                <w:bCs/>
                <w:sz w:val="24"/>
                <w:szCs w:val="24"/>
                <w:lang w:eastAsia="en-IN" w:bidi="te-IN"/>
              </w:rPr>
            </w:pPr>
            <w:r w:rsidRPr="00A51163">
              <w:rPr>
                <w:rFonts w:ascii="Times New Roman" w:eastAsia="Times New Roman" w:hAnsi="Times New Roman" w:cs="Times New Roman"/>
                <w:b/>
                <w:bCs/>
                <w:sz w:val="28"/>
                <w:szCs w:val="28"/>
                <w:lang w:eastAsia="en-IN" w:bidi="te-IN"/>
              </w:rPr>
              <w:t>Scaled Comparison</w:t>
            </w:r>
          </w:p>
        </w:tc>
        <w:tc>
          <w:tcPr>
            <w:tcW w:w="4152" w:type="dxa"/>
            <w:vAlign w:val="center"/>
          </w:tcPr>
          <w:p w14:paraId="08FCA3F5" w14:textId="77777777" w:rsidR="00707C80" w:rsidRDefault="00100E18" w:rsidP="009D6E4A">
            <w:pPr>
              <w:pStyle w:val="ListParagraph"/>
              <w:spacing w:line="360" w:lineRule="auto"/>
              <w:ind w:left="0"/>
              <w:rPr>
                <w:rFonts w:ascii="Times New Roman" w:eastAsia="Times New Roman" w:hAnsi="Times New Roman" w:cs="Times New Roman"/>
                <w:b/>
                <w:bCs/>
                <w:sz w:val="24"/>
                <w:szCs w:val="24"/>
                <w:lang w:eastAsia="en-IN" w:bidi="te-IN"/>
              </w:rPr>
            </w:pPr>
            <m:oMathPara>
              <m:oMath>
                <m:r>
                  <m:rPr>
                    <m:sty m:val="bi"/>
                  </m:rPr>
                  <w:rPr>
                    <w:rFonts w:ascii="Cambria Math" w:eastAsia="Times New Roman" w:hAnsi="Cambria Math" w:cs="Times New Roman"/>
                    <w:kern w:val="0"/>
                    <w:sz w:val="24"/>
                    <w:szCs w:val="24"/>
                    <w:lang w:eastAsia="en-IN" w:bidi="te-IN"/>
                    <w14:ligatures w14:val="none"/>
                  </w:rPr>
                  <m:t>Score=α</m:t>
                </m:r>
                <m:f>
                  <m:fPr>
                    <m:ctrlPr>
                      <w:rPr>
                        <w:rFonts w:ascii="Cambria Math" w:eastAsia="Times New Roman" w:hAnsi="Cambria Math" w:cs="Times New Roman"/>
                        <w:b/>
                        <w:bCs/>
                        <w:kern w:val="0"/>
                        <w:sz w:val="24"/>
                        <w:szCs w:val="24"/>
                        <w:lang w:eastAsia="en-IN" w:bidi="te-IN"/>
                        <w14:ligatures w14:val="none"/>
                      </w:rPr>
                    </m:ctrlPr>
                  </m:fPr>
                  <m:num>
                    <m:r>
                      <m:rPr>
                        <m:sty m:val="bi"/>
                      </m:rPr>
                      <w:rPr>
                        <w:rFonts w:ascii="Cambria Math" w:eastAsia="Times New Roman" w:hAnsi="Cambria Math" w:cs="Times New Roman"/>
                        <w:kern w:val="0"/>
                        <w:sz w:val="24"/>
                        <w:szCs w:val="24"/>
                        <w:lang w:eastAsia="en-IN" w:bidi="te-IN"/>
                        <w14:ligatures w14:val="none"/>
                      </w:rPr>
                      <m:t>p</m:t>
                    </m:r>
                  </m:num>
                  <m:den>
                    <m:sSub>
                      <m:sSubPr>
                        <m:ctrlPr>
                          <w:rPr>
                            <w:rFonts w:ascii="Cambria Math" w:eastAsia="Times New Roman" w:hAnsi="Cambria Math" w:cs="Times New Roman"/>
                            <w:b/>
                            <w:bCs/>
                            <w:kern w:val="0"/>
                            <w:sz w:val="24"/>
                            <w:szCs w:val="24"/>
                            <w:lang w:eastAsia="en-IN" w:bidi="te-IN"/>
                            <w14:ligatures w14:val="none"/>
                          </w:rPr>
                        </m:ctrlPr>
                      </m:sSubPr>
                      <m:e>
                        <m:r>
                          <m:rPr>
                            <m:sty m:val="bi"/>
                          </m:rPr>
                          <w:rPr>
                            <w:rFonts w:ascii="Cambria Math" w:eastAsia="Times New Roman" w:hAnsi="Cambria Math" w:cs="Times New Roman"/>
                            <w:kern w:val="0"/>
                            <w:sz w:val="24"/>
                            <w:szCs w:val="24"/>
                            <w:lang w:eastAsia="en-IN" w:bidi="te-IN"/>
                            <w14:ligatures w14:val="none"/>
                          </w:rPr>
                          <m:t>p</m:t>
                        </m:r>
                      </m:e>
                      <m:sub>
                        <m:r>
                          <m:rPr>
                            <m:sty m:val="bi"/>
                          </m:rPr>
                          <w:rPr>
                            <w:rFonts w:ascii="Cambria Math" w:eastAsia="Times New Roman" w:hAnsi="Cambria Math" w:cs="Times New Roman"/>
                            <w:kern w:val="0"/>
                            <w:sz w:val="24"/>
                            <w:szCs w:val="24"/>
                            <w:lang w:eastAsia="en-IN" w:bidi="te-IN"/>
                            <w14:ligatures w14:val="none"/>
                          </w:rPr>
                          <m:t>max</m:t>
                        </m:r>
                      </m:sub>
                    </m:sSub>
                  </m:den>
                </m:f>
                <m:r>
                  <m:rPr>
                    <m:sty m:val="bi"/>
                  </m:rPr>
                  <w:rPr>
                    <w:rFonts w:ascii="Cambria Math" w:eastAsia="Times New Roman" w:hAnsi="Cambria Math" w:cs="Times New Roman"/>
                    <w:kern w:val="0"/>
                    <w:sz w:val="24"/>
                    <w:szCs w:val="24"/>
                    <w:lang w:eastAsia="en-IN" w:bidi="te-IN"/>
                    <w14:ligatures w14:val="none"/>
                  </w:rPr>
                  <m:t>+(1-α)</m:t>
                </m:r>
                <m:f>
                  <m:fPr>
                    <m:ctrlPr>
                      <w:rPr>
                        <w:rFonts w:ascii="Cambria Math" w:eastAsia="Times New Roman" w:hAnsi="Cambria Math" w:cs="Times New Roman"/>
                        <w:b/>
                        <w:bCs/>
                        <w:kern w:val="0"/>
                        <w:sz w:val="24"/>
                        <w:szCs w:val="24"/>
                        <w:lang w:eastAsia="en-IN" w:bidi="te-IN"/>
                        <w14:ligatures w14:val="none"/>
                      </w:rPr>
                    </m:ctrlPr>
                  </m:fPr>
                  <m:num>
                    <m:r>
                      <m:rPr>
                        <m:sty m:val="bi"/>
                      </m:rPr>
                      <w:rPr>
                        <w:rFonts w:ascii="Cambria Math" w:eastAsia="Times New Roman" w:hAnsi="Cambria Math" w:cs="Times New Roman"/>
                        <w:kern w:val="0"/>
                        <w:sz w:val="24"/>
                        <w:szCs w:val="24"/>
                        <w:lang w:eastAsia="en-IN" w:bidi="te-IN"/>
                        <w14:ligatures w14:val="none"/>
                      </w:rPr>
                      <m:t>slack</m:t>
                    </m:r>
                  </m:num>
                  <m:den>
                    <m:r>
                      <m:rPr>
                        <m:sty m:val="bi"/>
                      </m:rPr>
                      <w:rPr>
                        <w:rFonts w:ascii="Cambria Math" w:eastAsia="Times New Roman" w:hAnsi="Cambria Math" w:cs="Times New Roman"/>
                        <w:kern w:val="0"/>
                        <w:sz w:val="24"/>
                        <w:szCs w:val="24"/>
                        <w:lang w:eastAsia="en-IN" w:bidi="te-IN"/>
                        <w14:ligatures w14:val="none"/>
                      </w:rPr>
                      <m:t>slac</m:t>
                    </m:r>
                    <m:sSub>
                      <m:sSubPr>
                        <m:ctrlPr>
                          <w:rPr>
                            <w:rFonts w:ascii="Cambria Math" w:eastAsia="Times New Roman" w:hAnsi="Cambria Math" w:cs="Times New Roman"/>
                            <w:b/>
                            <w:bCs/>
                            <w:kern w:val="0"/>
                            <w:sz w:val="24"/>
                            <w:szCs w:val="24"/>
                            <w:lang w:eastAsia="en-IN" w:bidi="te-IN"/>
                            <w14:ligatures w14:val="none"/>
                          </w:rPr>
                        </m:ctrlPr>
                      </m:sSubPr>
                      <m:e>
                        <m:r>
                          <m:rPr>
                            <m:sty m:val="bi"/>
                          </m:rPr>
                          <w:rPr>
                            <w:rFonts w:ascii="Cambria Math" w:eastAsia="Times New Roman" w:hAnsi="Cambria Math" w:cs="Times New Roman"/>
                            <w:kern w:val="0"/>
                            <w:sz w:val="24"/>
                            <w:szCs w:val="24"/>
                            <w:lang w:eastAsia="en-IN" w:bidi="te-IN"/>
                            <w14:ligatures w14:val="none"/>
                          </w:rPr>
                          <m:t>k</m:t>
                        </m:r>
                      </m:e>
                      <m:sub>
                        <m:r>
                          <m:rPr>
                            <m:sty m:val="bi"/>
                          </m:rPr>
                          <w:rPr>
                            <w:rFonts w:ascii="Cambria Math" w:eastAsia="Times New Roman" w:hAnsi="Cambria Math" w:cs="Times New Roman"/>
                            <w:kern w:val="0"/>
                            <w:sz w:val="24"/>
                            <w:szCs w:val="24"/>
                            <w:lang w:eastAsia="en-IN" w:bidi="te-IN"/>
                            <w14:ligatures w14:val="none"/>
                          </w:rPr>
                          <m:t>max</m:t>
                        </m:r>
                      </m:sub>
                    </m:sSub>
                  </m:den>
                </m:f>
              </m:oMath>
            </m:oMathPara>
          </w:p>
        </w:tc>
      </w:tr>
      <w:tr w:rsidR="00707C80" w14:paraId="19DFC0D0" w14:textId="77777777" w:rsidTr="00FF690A">
        <w:trPr>
          <w:trHeight w:val="969"/>
        </w:trPr>
        <w:tc>
          <w:tcPr>
            <w:tcW w:w="2946" w:type="dxa"/>
          </w:tcPr>
          <w:p w14:paraId="0125C17F" w14:textId="77777777" w:rsidR="00707C80" w:rsidRDefault="00707C80" w:rsidP="009D6E4A">
            <w:pPr>
              <w:pStyle w:val="ListParagraph"/>
              <w:spacing w:line="360" w:lineRule="auto"/>
              <w:ind w:left="0"/>
              <w:rPr>
                <w:rFonts w:ascii="Times New Roman" w:eastAsia="Times New Roman" w:hAnsi="Times New Roman" w:cs="Times New Roman"/>
                <w:b/>
                <w:bCs/>
                <w:sz w:val="24"/>
                <w:szCs w:val="24"/>
                <w:lang w:eastAsia="en-IN" w:bidi="te-IN"/>
              </w:rPr>
            </w:pPr>
            <w:r w:rsidRPr="00A51163">
              <w:rPr>
                <w:rFonts w:ascii="Times New Roman" w:eastAsia="Times New Roman" w:hAnsi="Times New Roman" w:cs="Times New Roman"/>
                <w:b/>
                <w:bCs/>
                <w:sz w:val="28"/>
                <w:szCs w:val="28"/>
                <w:lang w:eastAsia="en-IN" w:bidi="te-IN"/>
              </w:rPr>
              <w:t>Performance</w:t>
            </w:r>
          </w:p>
        </w:tc>
        <w:tc>
          <w:tcPr>
            <w:tcW w:w="2947" w:type="dxa"/>
          </w:tcPr>
          <w:p w14:paraId="207CE8F3" w14:textId="77777777" w:rsidR="00707C80" w:rsidRDefault="00707C80" w:rsidP="009D6E4A">
            <w:pPr>
              <w:pStyle w:val="ListParagraph"/>
              <w:spacing w:line="360" w:lineRule="auto"/>
              <w:ind w:left="0"/>
              <w:rPr>
                <w:rFonts w:ascii="Times New Roman" w:eastAsia="Times New Roman" w:hAnsi="Times New Roman" w:cs="Times New Roman"/>
                <w:b/>
                <w:bCs/>
                <w:sz w:val="24"/>
                <w:szCs w:val="24"/>
                <w:lang w:eastAsia="en-IN" w:bidi="te-IN"/>
              </w:rPr>
            </w:pPr>
            <w:r w:rsidRPr="00A51163">
              <w:rPr>
                <w:rFonts w:ascii="Times New Roman" w:eastAsia="Times New Roman" w:hAnsi="Times New Roman" w:cs="Times New Roman"/>
                <w:b/>
                <w:bCs/>
                <w:sz w:val="28"/>
                <w:szCs w:val="28"/>
                <w:lang w:eastAsia="en-IN" w:bidi="te-IN"/>
              </w:rPr>
              <w:t>Completion Time</w:t>
            </w:r>
          </w:p>
        </w:tc>
        <w:tc>
          <w:tcPr>
            <w:tcW w:w="4152" w:type="dxa"/>
          </w:tcPr>
          <w:p w14:paraId="73017483" w14:textId="77777777" w:rsidR="00707C80" w:rsidRDefault="00707C80" w:rsidP="009D6E4A">
            <w:pPr>
              <w:pStyle w:val="ListParagraph"/>
              <w:spacing w:line="360" w:lineRule="auto"/>
              <w:ind w:left="0"/>
              <w:jc w:val="center"/>
              <w:rPr>
                <w:rFonts w:ascii="Times New Roman" w:eastAsia="Times New Roman" w:hAnsi="Times New Roman" w:cs="Times New Roman"/>
                <w:b/>
                <w:bCs/>
                <w:sz w:val="24"/>
                <w:szCs w:val="24"/>
                <w:lang w:eastAsia="en-IN" w:bidi="te-IN"/>
              </w:rPr>
            </w:pPr>
            <w:r w:rsidRPr="003D64CF">
              <w:rPr>
                <w:rFonts w:ascii="Times New Roman" w:eastAsia="Times New Roman" w:hAnsi="Times New Roman" w:cs="Times New Roman"/>
                <w:b/>
                <w:bCs/>
                <w:kern w:val="0"/>
                <w:sz w:val="28"/>
                <w:szCs w:val="28"/>
                <w:lang w:eastAsia="en-IN" w:bidi="te-IN"/>
                <w14:ligatures w14:val="none"/>
              </w:rPr>
              <w:t>C</w:t>
            </w:r>
            <w:r w:rsidRPr="003D64CF">
              <w:rPr>
                <w:rFonts w:ascii="Times New Roman" w:eastAsia="Times New Roman" w:hAnsi="Times New Roman" w:cs="Times New Roman"/>
                <w:b/>
                <w:bCs/>
                <w:kern w:val="0"/>
                <w:sz w:val="28"/>
                <w:szCs w:val="28"/>
                <w:vertAlign w:val="subscript"/>
                <w:lang w:eastAsia="en-IN" w:bidi="te-IN"/>
                <w14:ligatures w14:val="none"/>
              </w:rPr>
              <w:t>i</w:t>
            </w:r>
            <w:r w:rsidRPr="003D64CF">
              <w:rPr>
                <w:rFonts w:ascii="Times New Roman" w:eastAsia="Times New Roman" w:hAnsi="Times New Roman" w:cs="Times New Roman"/>
                <w:b/>
                <w:bCs/>
                <w:kern w:val="0"/>
                <w:sz w:val="28"/>
                <w:szCs w:val="28"/>
                <w:lang w:eastAsia="en-IN" w:bidi="te-IN"/>
                <w14:ligatures w14:val="none"/>
              </w:rPr>
              <w:t>= C</w:t>
            </w:r>
            <w:r w:rsidRPr="003D64CF">
              <w:rPr>
                <w:rFonts w:ascii="Times New Roman" w:eastAsia="Times New Roman" w:hAnsi="Times New Roman" w:cs="Times New Roman"/>
                <w:b/>
                <w:bCs/>
                <w:kern w:val="0"/>
                <w:sz w:val="28"/>
                <w:szCs w:val="28"/>
                <w:vertAlign w:val="subscript"/>
                <w:lang w:eastAsia="en-IN" w:bidi="te-IN"/>
                <w14:ligatures w14:val="none"/>
              </w:rPr>
              <w:t>i</w:t>
            </w:r>
            <w:r w:rsidRPr="003D64CF">
              <w:rPr>
                <w:rFonts w:ascii="Times New Roman" w:eastAsia="Times New Roman" w:hAnsi="Times New Roman" w:cs="Times New Roman"/>
                <w:b/>
                <w:bCs/>
                <w:kern w:val="0"/>
                <w:sz w:val="28"/>
                <w:szCs w:val="28"/>
                <w:lang w:eastAsia="en-IN" w:bidi="te-IN"/>
                <w14:ligatures w14:val="none"/>
              </w:rPr>
              <w:t>-1+ p</w:t>
            </w:r>
            <w:r w:rsidRPr="003D64CF">
              <w:rPr>
                <w:rFonts w:ascii="Times New Roman" w:eastAsia="Times New Roman" w:hAnsi="Times New Roman" w:cs="Times New Roman"/>
                <w:b/>
                <w:bCs/>
                <w:kern w:val="0"/>
                <w:sz w:val="28"/>
                <w:szCs w:val="28"/>
                <w:vertAlign w:val="subscript"/>
                <w:lang w:eastAsia="en-IN" w:bidi="te-IN"/>
                <w14:ligatures w14:val="none"/>
              </w:rPr>
              <w:t>i</w:t>
            </w:r>
          </w:p>
        </w:tc>
      </w:tr>
      <w:tr w:rsidR="00707C80" w14:paraId="7BA3FCB1" w14:textId="77777777" w:rsidTr="00FF690A">
        <w:trPr>
          <w:trHeight w:val="996"/>
        </w:trPr>
        <w:tc>
          <w:tcPr>
            <w:tcW w:w="2946" w:type="dxa"/>
          </w:tcPr>
          <w:p w14:paraId="37F4A722" w14:textId="77777777" w:rsidR="00707C80" w:rsidRDefault="00707C80" w:rsidP="009D6E4A">
            <w:pPr>
              <w:pStyle w:val="ListParagraph"/>
              <w:spacing w:line="360" w:lineRule="auto"/>
              <w:ind w:left="0"/>
              <w:rPr>
                <w:rFonts w:ascii="Times New Roman" w:eastAsia="Times New Roman" w:hAnsi="Times New Roman" w:cs="Times New Roman"/>
                <w:b/>
                <w:bCs/>
                <w:sz w:val="24"/>
                <w:szCs w:val="24"/>
                <w:lang w:eastAsia="en-IN" w:bidi="te-IN"/>
              </w:rPr>
            </w:pPr>
            <w:r w:rsidRPr="00A51163">
              <w:rPr>
                <w:rFonts w:ascii="Times New Roman" w:eastAsia="Times New Roman" w:hAnsi="Times New Roman" w:cs="Times New Roman"/>
                <w:b/>
                <w:bCs/>
                <w:sz w:val="28"/>
                <w:szCs w:val="28"/>
                <w:lang w:eastAsia="en-IN" w:bidi="te-IN"/>
              </w:rPr>
              <w:t>Performance</w:t>
            </w:r>
          </w:p>
        </w:tc>
        <w:tc>
          <w:tcPr>
            <w:tcW w:w="2947" w:type="dxa"/>
          </w:tcPr>
          <w:p w14:paraId="3FBC8656" w14:textId="77777777" w:rsidR="00707C80" w:rsidRDefault="00707C80" w:rsidP="009D6E4A">
            <w:pPr>
              <w:pStyle w:val="ListParagraph"/>
              <w:spacing w:line="360" w:lineRule="auto"/>
              <w:ind w:left="0"/>
              <w:rPr>
                <w:rFonts w:ascii="Times New Roman" w:eastAsia="Times New Roman" w:hAnsi="Times New Roman" w:cs="Times New Roman"/>
                <w:b/>
                <w:bCs/>
                <w:sz w:val="24"/>
                <w:szCs w:val="24"/>
                <w:lang w:eastAsia="en-IN" w:bidi="te-IN"/>
              </w:rPr>
            </w:pPr>
            <w:r w:rsidRPr="00A51163">
              <w:rPr>
                <w:rFonts w:ascii="Times New Roman" w:eastAsia="Times New Roman" w:hAnsi="Times New Roman" w:cs="Times New Roman"/>
                <w:b/>
                <w:bCs/>
                <w:sz w:val="28"/>
                <w:szCs w:val="28"/>
                <w:lang w:eastAsia="en-IN" w:bidi="te-IN"/>
              </w:rPr>
              <w:t>Lateness</w:t>
            </w:r>
          </w:p>
        </w:tc>
        <w:tc>
          <w:tcPr>
            <w:tcW w:w="4152" w:type="dxa"/>
          </w:tcPr>
          <w:p w14:paraId="3E7A79EB" w14:textId="77777777" w:rsidR="00707C80" w:rsidRDefault="00707C80" w:rsidP="009D6E4A">
            <w:pPr>
              <w:pStyle w:val="ListParagraph"/>
              <w:spacing w:line="360" w:lineRule="auto"/>
              <w:ind w:left="0"/>
              <w:jc w:val="center"/>
              <w:rPr>
                <w:rFonts w:ascii="Times New Roman" w:eastAsia="Times New Roman" w:hAnsi="Times New Roman" w:cs="Times New Roman"/>
                <w:b/>
                <w:bCs/>
                <w:sz w:val="24"/>
                <w:szCs w:val="24"/>
                <w:lang w:eastAsia="en-IN" w:bidi="te-IN"/>
              </w:rPr>
            </w:pPr>
            <w:r w:rsidRPr="003D64CF">
              <w:rPr>
                <w:rFonts w:ascii="Times New Roman" w:eastAsia="Times New Roman" w:hAnsi="Times New Roman" w:cs="Times New Roman"/>
                <w:b/>
                <w:bCs/>
                <w:sz w:val="28"/>
                <w:szCs w:val="28"/>
                <w:lang w:eastAsia="en-IN" w:bidi="te-IN"/>
              </w:rPr>
              <w:t>L</w:t>
            </w:r>
            <w:r w:rsidRPr="003D64CF">
              <w:rPr>
                <w:rFonts w:ascii="Times New Roman" w:eastAsia="Times New Roman" w:hAnsi="Times New Roman" w:cs="Times New Roman"/>
                <w:b/>
                <w:bCs/>
                <w:sz w:val="28"/>
                <w:szCs w:val="28"/>
                <w:vertAlign w:val="subscript"/>
                <w:lang w:eastAsia="en-IN" w:bidi="te-IN"/>
              </w:rPr>
              <w:t>i</w:t>
            </w:r>
            <w:r w:rsidRPr="003D64CF">
              <w:rPr>
                <w:rFonts w:ascii="Times New Roman" w:eastAsia="Times New Roman" w:hAnsi="Times New Roman" w:cs="Times New Roman"/>
                <w:b/>
                <w:bCs/>
                <w:sz w:val="28"/>
                <w:szCs w:val="28"/>
                <w:lang w:eastAsia="en-IN" w:bidi="te-IN"/>
              </w:rPr>
              <w:t xml:space="preserve"> = C</w:t>
            </w:r>
            <w:r w:rsidRPr="003D64CF">
              <w:rPr>
                <w:rFonts w:ascii="Times New Roman" w:eastAsia="Times New Roman" w:hAnsi="Times New Roman" w:cs="Times New Roman"/>
                <w:b/>
                <w:bCs/>
                <w:sz w:val="28"/>
                <w:szCs w:val="28"/>
                <w:vertAlign w:val="subscript"/>
                <w:lang w:eastAsia="en-IN" w:bidi="te-IN"/>
              </w:rPr>
              <w:t>i</w:t>
            </w:r>
            <w:r w:rsidRPr="003D64CF">
              <w:rPr>
                <w:rFonts w:ascii="Times New Roman" w:eastAsia="Times New Roman" w:hAnsi="Times New Roman" w:cs="Times New Roman"/>
                <w:b/>
                <w:bCs/>
                <w:sz w:val="28"/>
                <w:szCs w:val="28"/>
                <w:lang w:eastAsia="en-IN" w:bidi="te-IN"/>
              </w:rPr>
              <w:t>- d</w:t>
            </w:r>
            <w:r w:rsidRPr="003D64CF">
              <w:rPr>
                <w:rFonts w:ascii="Times New Roman" w:eastAsia="Times New Roman" w:hAnsi="Times New Roman" w:cs="Times New Roman"/>
                <w:b/>
                <w:bCs/>
                <w:sz w:val="28"/>
                <w:szCs w:val="28"/>
                <w:vertAlign w:val="subscript"/>
                <w:lang w:eastAsia="en-IN" w:bidi="te-IN"/>
              </w:rPr>
              <w:t>i</w:t>
            </w:r>
          </w:p>
        </w:tc>
      </w:tr>
      <w:tr w:rsidR="00707C80" w14:paraId="25F8ACF7" w14:textId="77777777" w:rsidTr="00FF690A">
        <w:trPr>
          <w:trHeight w:val="1261"/>
        </w:trPr>
        <w:tc>
          <w:tcPr>
            <w:tcW w:w="2946" w:type="dxa"/>
          </w:tcPr>
          <w:p w14:paraId="5D2207B6" w14:textId="77777777" w:rsidR="00707C80" w:rsidRDefault="00707C80" w:rsidP="009D6E4A">
            <w:pPr>
              <w:pStyle w:val="ListParagraph"/>
              <w:spacing w:line="360" w:lineRule="auto"/>
              <w:ind w:left="0"/>
              <w:rPr>
                <w:rFonts w:ascii="Times New Roman" w:eastAsia="Times New Roman" w:hAnsi="Times New Roman" w:cs="Times New Roman"/>
                <w:b/>
                <w:bCs/>
                <w:sz w:val="24"/>
                <w:szCs w:val="24"/>
                <w:lang w:eastAsia="en-IN" w:bidi="te-IN"/>
              </w:rPr>
            </w:pPr>
            <w:r w:rsidRPr="00A51163">
              <w:rPr>
                <w:rFonts w:ascii="Times New Roman" w:eastAsia="Times New Roman" w:hAnsi="Times New Roman" w:cs="Times New Roman"/>
                <w:b/>
                <w:bCs/>
                <w:sz w:val="28"/>
                <w:szCs w:val="28"/>
                <w:lang w:eastAsia="en-IN" w:bidi="te-IN"/>
              </w:rPr>
              <w:t>Performance</w:t>
            </w:r>
          </w:p>
        </w:tc>
        <w:tc>
          <w:tcPr>
            <w:tcW w:w="2947" w:type="dxa"/>
          </w:tcPr>
          <w:p w14:paraId="7D8EC33B" w14:textId="77777777" w:rsidR="00707C80" w:rsidRDefault="00707C80" w:rsidP="009D6E4A">
            <w:pPr>
              <w:pStyle w:val="ListParagraph"/>
              <w:spacing w:line="360" w:lineRule="auto"/>
              <w:ind w:left="0"/>
              <w:rPr>
                <w:rFonts w:ascii="Times New Roman" w:eastAsia="Times New Roman" w:hAnsi="Times New Roman" w:cs="Times New Roman"/>
                <w:b/>
                <w:bCs/>
                <w:sz w:val="24"/>
                <w:szCs w:val="24"/>
                <w:lang w:eastAsia="en-IN" w:bidi="te-IN"/>
              </w:rPr>
            </w:pPr>
            <w:r w:rsidRPr="00A51163">
              <w:rPr>
                <w:rFonts w:ascii="Times New Roman" w:eastAsia="Times New Roman" w:hAnsi="Times New Roman" w:cs="Times New Roman"/>
                <w:b/>
                <w:bCs/>
                <w:sz w:val="28"/>
                <w:szCs w:val="28"/>
                <w:lang w:eastAsia="en-IN" w:bidi="te-IN"/>
              </w:rPr>
              <w:t>Tardiness</w:t>
            </w:r>
          </w:p>
        </w:tc>
        <w:tc>
          <w:tcPr>
            <w:tcW w:w="4152" w:type="dxa"/>
          </w:tcPr>
          <w:p w14:paraId="68E4A0C6" w14:textId="77777777" w:rsidR="00707C80" w:rsidRPr="0046696B" w:rsidRDefault="00000000" w:rsidP="009D6E4A">
            <w:pPr>
              <w:spacing w:line="360" w:lineRule="auto"/>
              <w:jc w:val="center"/>
              <w:rPr>
                <w:rFonts w:ascii="Times New Roman" w:eastAsia="Times New Roman" w:hAnsi="Times New Roman" w:cs="Times New Roman"/>
                <w:b/>
                <w:bCs/>
                <w:kern w:val="0"/>
                <w:sz w:val="28"/>
                <w:szCs w:val="28"/>
                <w:lang w:eastAsia="en-IN" w:bidi="te-IN"/>
                <w14:ligatures w14:val="none"/>
              </w:rPr>
            </w:pPr>
            <m:oMathPara>
              <m:oMath>
                <m:sSub>
                  <m:sSubPr>
                    <m:ctrlPr>
                      <w:rPr>
                        <w:rFonts w:ascii="Cambria Math" w:eastAsia="Times New Roman" w:hAnsi="Cambria Math" w:cs="Times New Roman"/>
                        <w:b/>
                        <w:bCs/>
                        <w:kern w:val="0"/>
                        <w:sz w:val="24"/>
                        <w:szCs w:val="24"/>
                        <w:lang w:eastAsia="en-IN" w:bidi="te-IN"/>
                        <w14:ligatures w14:val="none"/>
                      </w:rPr>
                    </m:ctrlPr>
                  </m:sSubPr>
                  <m:e>
                    <m:r>
                      <m:rPr>
                        <m:sty m:val="bi"/>
                      </m:rPr>
                      <w:rPr>
                        <w:rFonts w:ascii="Cambria Math" w:eastAsia="Times New Roman" w:hAnsi="Cambria Math" w:cs="Times New Roman"/>
                        <w:kern w:val="0"/>
                        <w:sz w:val="24"/>
                        <w:szCs w:val="24"/>
                        <w:lang w:eastAsia="en-IN" w:bidi="te-IN"/>
                        <w14:ligatures w14:val="none"/>
                      </w:rPr>
                      <m:t>T</m:t>
                    </m:r>
                  </m:e>
                  <m:sub>
                    <m:r>
                      <m:rPr>
                        <m:sty m:val="bi"/>
                      </m:rPr>
                      <w:rPr>
                        <w:rFonts w:ascii="Cambria Math" w:eastAsia="Times New Roman" w:hAnsi="Cambria Math" w:cs="Times New Roman"/>
                        <w:kern w:val="0"/>
                        <w:sz w:val="24"/>
                        <w:szCs w:val="24"/>
                        <w:lang w:eastAsia="en-IN" w:bidi="te-IN"/>
                        <w14:ligatures w14:val="none"/>
                      </w:rPr>
                      <m:t>i</m:t>
                    </m:r>
                  </m:sub>
                </m:sSub>
                <m:r>
                  <m:rPr>
                    <m:sty m:val="bi"/>
                  </m:rPr>
                  <w:rPr>
                    <w:rFonts w:ascii="Cambria Math" w:eastAsia="Times New Roman" w:hAnsi="Cambria Math" w:cs="Times New Roman"/>
                    <w:kern w:val="0"/>
                    <w:sz w:val="24"/>
                    <w:szCs w:val="24"/>
                    <w:lang w:eastAsia="en-IN" w:bidi="te-IN"/>
                    <w14:ligatures w14:val="none"/>
                  </w:rPr>
                  <m:t>=</m:t>
                </m:r>
                <m:r>
                  <m:rPr>
                    <m:sty m:val="b"/>
                  </m:rPr>
                  <w:rPr>
                    <w:rFonts w:ascii="Cambria Math" w:eastAsia="Times New Roman" w:hAnsi="Cambria Math" w:cs="Times New Roman"/>
                    <w:kern w:val="0"/>
                    <w:sz w:val="24"/>
                    <w:szCs w:val="24"/>
                    <w:lang w:eastAsia="en-IN" w:bidi="te-IN"/>
                    <w14:ligatures w14:val="none"/>
                  </w:rPr>
                  <m:t>ma</m:t>
                </m:r>
                <m:func>
                  <m:funcPr>
                    <m:ctrlPr>
                      <w:rPr>
                        <w:rFonts w:ascii="Cambria Math" w:eastAsia="Times New Roman" w:hAnsi="Cambria Math" w:cs="Times New Roman"/>
                        <w:b/>
                        <w:i/>
                        <w:kern w:val="0"/>
                        <w:sz w:val="24"/>
                        <w:szCs w:val="24"/>
                        <w:lang w:eastAsia="en-IN" w:bidi="te-IN"/>
                        <w14:ligatures w14:val="none"/>
                      </w:rPr>
                    </m:ctrlPr>
                  </m:funcPr>
                  <m:fName>
                    <m:r>
                      <m:rPr>
                        <m:sty m:val="b"/>
                      </m:rPr>
                      <w:rPr>
                        <w:rFonts w:ascii="Cambria Math" w:eastAsia="Times New Roman" w:hAnsi="Cambria Math" w:cs="Times New Roman"/>
                        <w:kern w:val="0"/>
                        <w:sz w:val="24"/>
                        <w:szCs w:val="24"/>
                        <w:lang w:eastAsia="en-IN" w:bidi="te-IN"/>
                        <w14:ligatures w14:val="none"/>
                      </w:rPr>
                      <m:t>x</m:t>
                    </m:r>
                    <m:ctrlPr>
                      <w:rPr>
                        <w:rFonts w:ascii="Cambria Math" w:eastAsia="Times New Roman" w:hAnsi="Cambria Math" w:cs="Times New Roman"/>
                        <w:b/>
                        <w:kern w:val="0"/>
                        <w:sz w:val="24"/>
                        <w:szCs w:val="24"/>
                        <w:lang w:eastAsia="en-IN" w:bidi="te-IN"/>
                        <w14:ligatures w14:val="none"/>
                      </w:rPr>
                    </m:ctrlPr>
                  </m:fName>
                  <m:e>
                    <m:d>
                      <m:dPr>
                        <m:ctrlPr>
                          <w:rPr>
                            <w:rFonts w:ascii="Cambria Math" w:eastAsia="Times New Roman" w:hAnsi="Cambria Math" w:cs="Times New Roman"/>
                            <w:b/>
                            <w:i/>
                            <w:kern w:val="0"/>
                            <w:sz w:val="24"/>
                            <w:szCs w:val="24"/>
                            <w:lang w:eastAsia="en-IN" w:bidi="te-IN"/>
                            <w14:ligatures w14:val="none"/>
                          </w:rPr>
                        </m:ctrlPr>
                      </m:dPr>
                      <m:e>
                        <m:r>
                          <m:rPr>
                            <m:sty m:val="bi"/>
                          </m:rPr>
                          <w:rPr>
                            <w:rFonts w:ascii="Cambria Math" w:eastAsia="Times New Roman" w:hAnsi="Cambria Math" w:cs="Times New Roman"/>
                            <w:kern w:val="0"/>
                            <w:sz w:val="24"/>
                            <w:szCs w:val="24"/>
                            <w:lang w:eastAsia="en-IN" w:bidi="te-IN"/>
                            <w14:ligatures w14:val="none"/>
                          </w:rPr>
                          <m:t>0,</m:t>
                        </m:r>
                        <m:sSub>
                          <m:sSubPr>
                            <m:ctrlPr>
                              <w:rPr>
                                <w:rFonts w:ascii="Cambria Math" w:eastAsia="Times New Roman" w:hAnsi="Cambria Math" w:cs="Times New Roman"/>
                                <w:b/>
                                <w:bCs/>
                                <w:kern w:val="0"/>
                                <w:sz w:val="24"/>
                                <w:szCs w:val="24"/>
                                <w:lang w:eastAsia="en-IN" w:bidi="te-IN"/>
                                <w14:ligatures w14:val="none"/>
                              </w:rPr>
                            </m:ctrlPr>
                          </m:sSubPr>
                          <m:e>
                            <m:r>
                              <m:rPr>
                                <m:sty m:val="bi"/>
                              </m:rPr>
                              <w:rPr>
                                <w:rFonts w:ascii="Cambria Math" w:eastAsia="Times New Roman" w:hAnsi="Cambria Math" w:cs="Times New Roman"/>
                                <w:kern w:val="0"/>
                                <w:sz w:val="24"/>
                                <w:szCs w:val="24"/>
                                <w:lang w:eastAsia="en-IN" w:bidi="te-IN"/>
                                <w14:ligatures w14:val="none"/>
                              </w:rPr>
                              <m:t>L</m:t>
                            </m:r>
                          </m:e>
                          <m:sub>
                            <m:r>
                              <m:rPr>
                                <m:sty m:val="bi"/>
                              </m:rPr>
                              <w:rPr>
                                <w:rFonts w:ascii="Cambria Math" w:eastAsia="Times New Roman" w:hAnsi="Cambria Math" w:cs="Times New Roman"/>
                                <w:kern w:val="0"/>
                                <w:sz w:val="24"/>
                                <w:szCs w:val="24"/>
                                <w:lang w:eastAsia="en-IN" w:bidi="te-IN"/>
                                <w14:ligatures w14:val="none"/>
                              </w:rPr>
                              <m:t>i</m:t>
                            </m:r>
                          </m:sub>
                        </m:sSub>
                      </m:e>
                    </m:d>
                  </m:e>
                </m:func>
              </m:oMath>
            </m:oMathPara>
          </w:p>
        </w:tc>
      </w:tr>
    </w:tbl>
    <w:p w14:paraId="4EE112A2" w14:textId="77777777" w:rsidR="009E4592" w:rsidRDefault="009E4592" w:rsidP="00E51562">
      <w:pPr>
        <w:spacing w:line="360" w:lineRule="auto"/>
        <w:jc w:val="both"/>
        <w:rPr>
          <w:rFonts w:ascii="Times New Roman" w:hAnsi="Times New Roman" w:cs="Times New Roman"/>
          <w:sz w:val="28"/>
          <w:szCs w:val="28"/>
        </w:rPr>
      </w:pPr>
    </w:p>
    <w:p w14:paraId="214C354B" w14:textId="77777777" w:rsidR="009E4592" w:rsidRDefault="009E4592" w:rsidP="00E51562">
      <w:pPr>
        <w:spacing w:line="360" w:lineRule="auto"/>
        <w:jc w:val="both"/>
        <w:rPr>
          <w:rFonts w:ascii="Times New Roman" w:hAnsi="Times New Roman" w:cs="Times New Roman"/>
          <w:sz w:val="28"/>
          <w:szCs w:val="28"/>
        </w:rPr>
      </w:pPr>
    </w:p>
    <w:p w14:paraId="52163AE1" w14:textId="53EF603F" w:rsidR="009E4592" w:rsidRDefault="0035625F" w:rsidP="00E51562">
      <w:pPr>
        <w:spacing w:line="360" w:lineRule="auto"/>
        <w:jc w:val="both"/>
        <w:rPr>
          <w:rFonts w:ascii="Times New Roman" w:hAnsi="Times New Roman" w:cs="Times New Roman"/>
          <w:sz w:val="28"/>
          <w:szCs w:val="28"/>
        </w:rPr>
      </w:pPr>
      <w:r w:rsidRPr="00886C59">
        <w:rPr>
          <w:rFonts w:ascii="Times New Roman" w:hAnsi="Times New Roman" w:cs="Times New Roman"/>
          <w:sz w:val="28"/>
          <w:szCs w:val="28"/>
        </w:rPr>
        <w:t>This study has a few key limitations. First, it only looks at a single-machine system, which doesn't account for the complexity of factories with multiple machines. Second, assuming all jobs are ready at time zero ignores the fact that, in real life, new jobs often arrive at different times throughout the day. Finally, because the model assumes perfect conditions with no machine breakdowns or delays, it may not fully reflect the unpredictable nature of a real working environment.</w:t>
      </w:r>
    </w:p>
    <w:p w14:paraId="3C01F202" w14:textId="4D48376B" w:rsidR="00BE1E33" w:rsidRPr="00805846" w:rsidRDefault="009E4592" w:rsidP="00945D69">
      <w:pPr>
        <w:rPr>
          <w:rFonts w:ascii="Times New Roman" w:hAnsi="Times New Roman" w:cs="Times New Roman"/>
          <w:b/>
          <w:sz w:val="28"/>
          <w:szCs w:val="28"/>
        </w:rPr>
      </w:pPr>
      <w:r>
        <w:rPr>
          <w:rFonts w:ascii="Times New Roman" w:hAnsi="Times New Roman" w:cs="Times New Roman"/>
          <w:sz w:val="28"/>
          <w:szCs w:val="28"/>
        </w:rPr>
        <w:br w:type="page"/>
      </w:r>
      <w:r w:rsidR="00837CE8">
        <w:rPr>
          <w:rFonts w:ascii="Times New Roman" w:hAnsi="Times New Roman" w:cs="Times New Roman"/>
          <w:b/>
          <w:bCs/>
          <w:sz w:val="28"/>
          <w:szCs w:val="28"/>
        </w:rPr>
        <w:lastRenderedPageBreak/>
        <w:t>4.</w:t>
      </w:r>
      <w:r w:rsidR="006718CB" w:rsidRPr="003853B7">
        <w:rPr>
          <w:rFonts w:ascii="Times New Roman" w:hAnsi="Times New Roman" w:cs="Times New Roman"/>
          <w:b/>
          <w:bCs/>
          <w:sz w:val="28"/>
          <w:szCs w:val="28"/>
        </w:rPr>
        <w:t xml:space="preserve"> RESULTS AND DISCUSSION</w:t>
      </w:r>
      <w:r w:rsidR="006718CB" w:rsidRPr="003853B7">
        <w:rPr>
          <w:b/>
          <w:bCs/>
        </w:rPr>
        <w:t xml:space="preserve">    </w:t>
      </w:r>
    </w:p>
    <w:tbl>
      <w:tblPr>
        <w:tblpPr w:leftFromText="180" w:rightFromText="180" w:vertAnchor="text" w:horzAnchor="margin" w:tblpY="323"/>
        <w:tblOverlap w:val="never"/>
        <w:tblW w:w="9635" w:type="dxa"/>
        <w:tblLook w:val="04A0" w:firstRow="1" w:lastRow="0" w:firstColumn="1" w:lastColumn="0" w:noHBand="0" w:noVBand="1"/>
      </w:tblPr>
      <w:tblGrid>
        <w:gridCol w:w="2057"/>
        <w:gridCol w:w="1851"/>
        <w:gridCol w:w="2226"/>
        <w:gridCol w:w="3501"/>
      </w:tblGrid>
      <w:tr w:rsidR="00096694" w:rsidRPr="002D08C2" w14:paraId="3266A449" w14:textId="77777777" w:rsidTr="006718CB">
        <w:trPr>
          <w:trHeight w:val="288"/>
        </w:trPr>
        <w:tc>
          <w:tcPr>
            <w:tcW w:w="2057" w:type="dxa"/>
            <w:tcBorders>
              <w:top w:val="nil"/>
              <w:left w:val="nil"/>
              <w:bottom w:val="nil"/>
              <w:right w:val="nil"/>
            </w:tcBorders>
            <w:noWrap/>
            <w:vAlign w:val="bottom"/>
            <w:hideMark/>
          </w:tcPr>
          <w:p w14:paraId="3AE364A4" w14:textId="77777777" w:rsidR="006718CB" w:rsidRDefault="006718CB" w:rsidP="006718CB">
            <w:pPr>
              <w:spacing w:after="0" w:line="360" w:lineRule="auto"/>
              <w:rPr>
                <w:rFonts w:ascii="Times New Roman" w:eastAsia="Times New Roman" w:hAnsi="Times New Roman" w:cs="Times New Roman"/>
                <w:kern w:val="0"/>
                <w:sz w:val="24"/>
                <w:szCs w:val="24"/>
                <w:lang w:eastAsia="en-IN" w:bidi="te-IN"/>
                <w14:ligatures w14:val="none"/>
              </w:rPr>
            </w:pPr>
          </w:p>
          <w:p w14:paraId="4098A8B1" w14:textId="77777777" w:rsidR="006718CB" w:rsidRPr="002D08C2" w:rsidRDefault="006718CB" w:rsidP="006718CB">
            <w:pPr>
              <w:spacing w:after="0" w:line="360" w:lineRule="auto"/>
              <w:rPr>
                <w:rFonts w:ascii="Times New Roman" w:eastAsia="Times New Roman" w:hAnsi="Times New Roman" w:cs="Times New Roman"/>
                <w:kern w:val="0"/>
                <w:sz w:val="24"/>
                <w:szCs w:val="24"/>
                <w:lang w:eastAsia="en-IN" w:bidi="te-IN"/>
                <w14:ligatures w14:val="none"/>
              </w:rPr>
            </w:pPr>
          </w:p>
        </w:tc>
        <w:tc>
          <w:tcPr>
            <w:tcW w:w="1851" w:type="dxa"/>
            <w:tcBorders>
              <w:top w:val="nil"/>
              <w:left w:val="nil"/>
              <w:bottom w:val="nil"/>
              <w:right w:val="nil"/>
            </w:tcBorders>
            <w:noWrap/>
            <w:vAlign w:val="bottom"/>
            <w:hideMark/>
          </w:tcPr>
          <w:p w14:paraId="3B8C6239" w14:textId="77777777" w:rsidR="006718CB" w:rsidRPr="002D08C2" w:rsidRDefault="006718CB" w:rsidP="006718CB">
            <w:pPr>
              <w:spacing w:after="0" w:line="360" w:lineRule="auto"/>
              <w:rPr>
                <w:rFonts w:ascii="Times New Roman" w:eastAsia="Times New Roman" w:hAnsi="Times New Roman" w:cs="Times New Roman"/>
                <w:kern w:val="0"/>
                <w:sz w:val="20"/>
                <w:szCs w:val="20"/>
                <w:lang w:eastAsia="en-IN" w:bidi="te-IN"/>
                <w14:ligatures w14:val="none"/>
              </w:rPr>
            </w:pPr>
          </w:p>
        </w:tc>
        <w:tc>
          <w:tcPr>
            <w:tcW w:w="2226" w:type="dxa"/>
            <w:tcBorders>
              <w:top w:val="nil"/>
              <w:left w:val="nil"/>
              <w:bottom w:val="nil"/>
              <w:right w:val="nil"/>
            </w:tcBorders>
            <w:noWrap/>
            <w:vAlign w:val="bottom"/>
            <w:hideMark/>
          </w:tcPr>
          <w:p w14:paraId="13A0E8F8" w14:textId="77777777" w:rsidR="006718CB" w:rsidRPr="002D08C2" w:rsidRDefault="006718CB" w:rsidP="006718CB">
            <w:pPr>
              <w:spacing w:after="0" w:line="360" w:lineRule="auto"/>
              <w:rPr>
                <w:rFonts w:ascii="Times New Roman" w:eastAsia="Times New Roman" w:hAnsi="Times New Roman" w:cs="Times New Roman"/>
                <w:kern w:val="0"/>
                <w:sz w:val="20"/>
                <w:szCs w:val="20"/>
                <w:lang w:eastAsia="en-IN" w:bidi="te-IN"/>
                <w14:ligatures w14:val="none"/>
              </w:rPr>
            </w:pPr>
          </w:p>
        </w:tc>
        <w:tc>
          <w:tcPr>
            <w:tcW w:w="3501" w:type="dxa"/>
            <w:tcBorders>
              <w:top w:val="nil"/>
              <w:left w:val="nil"/>
              <w:bottom w:val="nil"/>
              <w:right w:val="nil"/>
            </w:tcBorders>
            <w:noWrap/>
            <w:vAlign w:val="bottom"/>
            <w:hideMark/>
          </w:tcPr>
          <w:p w14:paraId="1F1637C8" w14:textId="77777777" w:rsidR="006718CB" w:rsidRPr="002D08C2" w:rsidRDefault="006718CB" w:rsidP="006718CB">
            <w:pPr>
              <w:spacing w:after="0" w:line="360" w:lineRule="auto"/>
              <w:rPr>
                <w:rFonts w:ascii="Times New Roman" w:eastAsia="Times New Roman" w:hAnsi="Times New Roman" w:cs="Times New Roman"/>
                <w:kern w:val="0"/>
                <w:sz w:val="20"/>
                <w:szCs w:val="20"/>
                <w:lang w:eastAsia="en-IN" w:bidi="te-IN"/>
                <w14:ligatures w14:val="none"/>
              </w:rPr>
            </w:pPr>
          </w:p>
        </w:tc>
      </w:tr>
      <w:tr w:rsidR="00096694" w:rsidRPr="002D08C2" w14:paraId="650FB909" w14:textId="77777777" w:rsidTr="006718CB">
        <w:trPr>
          <w:trHeight w:val="288"/>
        </w:trPr>
        <w:tc>
          <w:tcPr>
            <w:tcW w:w="20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00"/>
            <w:noWrap/>
            <w:vAlign w:val="bottom"/>
            <w:hideMark/>
          </w:tcPr>
          <w:p w14:paraId="26B959F1" w14:textId="77777777" w:rsidR="006718CB" w:rsidRPr="008C26FB" w:rsidRDefault="006718CB" w:rsidP="006718CB">
            <w:pPr>
              <w:spacing w:after="0" w:line="360" w:lineRule="auto"/>
              <w:jc w:val="center"/>
              <w:rPr>
                <w:rFonts w:ascii="Times New Roman" w:eastAsia="Times New Roman" w:hAnsi="Times New Roman" w:cs="Times New Roman"/>
                <w:b/>
                <w:bCs/>
                <w:color w:val="000000"/>
                <w:kern w:val="0"/>
                <w:sz w:val="24"/>
                <w:szCs w:val="24"/>
                <w:lang w:eastAsia="en-IN" w:bidi="te-IN"/>
                <w14:ligatures w14:val="none"/>
              </w:rPr>
            </w:pPr>
            <w:r w:rsidRPr="008C26FB">
              <w:rPr>
                <w:rFonts w:ascii="Times New Roman" w:eastAsia="Times New Roman" w:hAnsi="Times New Roman" w:cs="Times New Roman"/>
                <w:b/>
                <w:bCs/>
                <w:color w:val="000000"/>
                <w:kern w:val="0"/>
                <w:sz w:val="24"/>
                <w:szCs w:val="24"/>
                <w:lang w:eastAsia="en-IN" w:bidi="te-IN"/>
                <w14:ligatures w14:val="none"/>
              </w:rPr>
              <w:t>RULE</w:t>
            </w:r>
          </w:p>
        </w:tc>
        <w:tc>
          <w:tcPr>
            <w:tcW w:w="1851" w:type="dxa"/>
            <w:tcBorders>
              <w:top w:val="single" w:sz="4" w:space="0" w:color="000000" w:themeColor="text1"/>
              <w:left w:val="nil"/>
              <w:bottom w:val="single" w:sz="4" w:space="0" w:color="000000" w:themeColor="text1"/>
              <w:right w:val="single" w:sz="4" w:space="0" w:color="000000" w:themeColor="text1"/>
            </w:tcBorders>
            <w:shd w:val="clear" w:color="auto" w:fill="FFFF00"/>
            <w:noWrap/>
            <w:vAlign w:val="bottom"/>
            <w:hideMark/>
          </w:tcPr>
          <w:p w14:paraId="2FBC28BA" w14:textId="77777777" w:rsidR="006718CB" w:rsidRPr="008C26FB" w:rsidRDefault="006718CB" w:rsidP="006718CB">
            <w:pPr>
              <w:spacing w:after="0" w:line="276" w:lineRule="auto"/>
              <w:jc w:val="center"/>
              <w:rPr>
                <w:rFonts w:ascii="Times New Roman" w:eastAsia="Times New Roman" w:hAnsi="Times New Roman" w:cs="Times New Roman"/>
                <w:b/>
                <w:bCs/>
                <w:color w:val="000000"/>
                <w:kern w:val="0"/>
                <w:sz w:val="24"/>
                <w:szCs w:val="24"/>
                <w:lang w:eastAsia="en-IN" w:bidi="te-IN"/>
                <w14:ligatures w14:val="none"/>
              </w:rPr>
            </w:pPr>
            <w:r w:rsidRPr="008C26FB">
              <w:rPr>
                <w:rFonts w:ascii="Times New Roman" w:eastAsia="Times New Roman" w:hAnsi="Times New Roman" w:cs="Times New Roman"/>
                <w:b/>
                <w:bCs/>
                <w:color w:val="000000"/>
                <w:kern w:val="0"/>
                <w:sz w:val="24"/>
                <w:szCs w:val="24"/>
                <w:lang w:eastAsia="en-IN" w:bidi="te-IN"/>
                <w14:ligatures w14:val="none"/>
              </w:rPr>
              <w:t>MEAN FLOW TIME</w:t>
            </w:r>
          </w:p>
        </w:tc>
        <w:tc>
          <w:tcPr>
            <w:tcW w:w="2226" w:type="dxa"/>
            <w:tcBorders>
              <w:top w:val="single" w:sz="4" w:space="0" w:color="000000" w:themeColor="text1"/>
              <w:left w:val="nil"/>
              <w:bottom w:val="single" w:sz="4" w:space="0" w:color="000000" w:themeColor="text1"/>
              <w:right w:val="single" w:sz="4" w:space="0" w:color="000000" w:themeColor="text1"/>
            </w:tcBorders>
            <w:shd w:val="clear" w:color="auto" w:fill="FFFF00"/>
            <w:noWrap/>
            <w:vAlign w:val="bottom"/>
            <w:hideMark/>
          </w:tcPr>
          <w:p w14:paraId="6073278F" w14:textId="77777777" w:rsidR="006718CB" w:rsidRPr="008C26FB" w:rsidRDefault="006718CB" w:rsidP="006718CB">
            <w:pPr>
              <w:spacing w:after="0" w:line="276" w:lineRule="auto"/>
              <w:jc w:val="center"/>
              <w:rPr>
                <w:rFonts w:ascii="Times New Roman" w:eastAsia="Times New Roman" w:hAnsi="Times New Roman" w:cs="Times New Roman"/>
                <w:b/>
                <w:bCs/>
                <w:color w:val="000000"/>
                <w:kern w:val="0"/>
                <w:sz w:val="24"/>
                <w:szCs w:val="24"/>
                <w:lang w:eastAsia="en-IN" w:bidi="te-IN"/>
                <w14:ligatures w14:val="none"/>
              </w:rPr>
            </w:pPr>
            <w:r w:rsidRPr="008C26FB">
              <w:rPr>
                <w:rFonts w:ascii="Times New Roman" w:eastAsia="Times New Roman" w:hAnsi="Times New Roman" w:cs="Times New Roman"/>
                <w:b/>
                <w:bCs/>
                <w:color w:val="000000"/>
                <w:kern w:val="0"/>
                <w:sz w:val="24"/>
                <w:szCs w:val="24"/>
                <w:lang w:eastAsia="en-IN" w:bidi="te-IN"/>
                <w14:ligatures w14:val="none"/>
              </w:rPr>
              <w:t>MAXIMUM TARDINESS</w:t>
            </w:r>
          </w:p>
        </w:tc>
        <w:tc>
          <w:tcPr>
            <w:tcW w:w="3501" w:type="dxa"/>
            <w:tcBorders>
              <w:top w:val="single" w:sz="4" w:space="0" w:color="000000" w:themeColor="text1"/>
              <w:left w:val="nil"/>
              <w:bottom w:val="single" w:sz="4" w:space="0" w:color="000000" w:themeColor="text1"/>
              <w:right w:val="single" w:sz="4" w:space="0" w:color="000000" w:themeColor="text1"/>
            </w:tcBorders>
            <w:shd w:val="clear" w:color="auto" w:fill="FFFF00"/>
            <w:noWrap/>
            <w:vAlign w:val="bottom"/>
            <w:hideMark/>
          </w:tcPr>
          <w:p w14:paraId="3CC1776F" w14:textId="77777777" w:rsidR="006718CB" w:rsidRPr="008C26FB" w:rsidRDefault="006718CB" w:rsidP="006718CB">
            <w:pPr>
              <w:spacing w:after="0" w:line="360" w:lineRule="auto"/>
              <w:jc w:val="center"/>
              <w:rPr>
                <w:rFonts w:ascii="Times New Roman" w:eastAsia="Times New Roman" w:hAnsi="Times New Roman" w:cs="Times New Roman"/>
                <w:b/>
                <w:bCs/>
                <w:color w:val="000000"/>
                <w:kern w:val="0"/>
                <w:sz w:val="24"/>
                <w:szCs w:val="24"/>
                <w:lang w:eastAsia="en-IN" w:bidi="te-IN"/>
                <w14:ligatures w14:val="none"/>
              </w:rPr>
            </w:pPr>
            <w:r w:rsidRPr="008C26FB">
              <w:rPr>
                <w:rFonts w:ascii="Times New Roman" w:eastAsia="Times New Roman" w:hAnsi="Times New Roman" w:cs="Times New Roman"/>
                <w:b/>
                <w:bCs/>
                <w:color w:val="000000"/>
                <w:kern w:val="0"/>
                <w:sz w:val="24"/>
                <w:szCs w:val="24"/>
                <w:lang w:eastAsia="en-IN" w:bidi="te-IN"/>
                <w14:ligatures w14:val="none"/>
              </w:rPr>
              <w:t>OBSERVATION</w:t>
            </w:r>
          </w:p>
        </w:tc>
      </w:tr>
      <w:tr w:rsidR="00096694" w:rsidRPr="002D08C2" w14:paraId="31F3E78D" w14:textId="77777777" w:rsidTr="006718CB">
        <w:trPr>
          <w:trHeight w:val="288"/>
        </w:trPr>
        <w:tc>
          <w:tcPr>
            <w:tcW w:w="2057" w:type="dxa"/>
            <w:tcBorders>
              <w:top w:val="nil"/>
              <w:left w:val="single" w:sz="4" w:space="0" w:color="000000" w:themeColor="text1"/>
              <w:bottom w:val="single" w:sz="4" w:space="0" w:color="000000" w:themeColor="text1"/>
              <w:right w:val="single" w:sz="4" w:space="0" w:color="000000" w:themeColor="text1"/>
            </w:tcBorders>
            <w:shd w:val="clear" w:color="auto" w:fill="E2EFDA"/>
            <w:noWrap/>
            <w:vAlign w:val="bottom"/>
            <w:hideMark/>
          </w:tcPr>
          <w:p w14:paraId="273A74B3" w14:textId="77777777" w:rsidR="006718CB" w:rsidRPr="008C26FB" w:rsidRDefault="006718CB" w:rsidP="006718CB">
            <w:pPr>
              <w:spacing w:after="0" w:line="360" w:lineRule="auto"/>
              <w:jc w:val="center"/>
              <w:rPr>
                <w:rFonts w:ascii="Times New Roman" w:eastAsia="Times New Roman" w:hAnsi="Times New Roman" w:cs="Times New Roman"/>
                <w:color w:val="000000"/>
                <w:kern w:val="0"/>
                <w:sz w:val="24"/>
                <w:szCs w:val="24"/>
                <w:lang w:eastAsia="en-IN" w:bidi="te-IN"/>
                <w14:ligatures w14:val="none"/>
              </w:rPr>
            </w:pPr>
            <w:r w:rsidRPr="008C26FB">
              <w:rPr>
                <w:rFonts w:ascii="Times New Roman" w:eastAsia="Times New Roman" w:hAnsi="Times New Roman" w:cs="Times New Roman"/>
                <w:color w:val="000000"/>
                <w:kern w:val="0"/>
                <w:sz w:val="24"/>
                <w:szCs w:val="24"/>
                <w:lang w:eastAsia="en-IN" w:bidi="te-IN"/>
                <w14:ligatures w14:val="none"/>
              </w:rPr>
              <w:t>SPT</w:t>
            </w:r>
          </w:p>
        </w:tc>
        <w:tc>
          <w:tcPr>
            <w:tcW w:w="1851" w:type="dxa"/>
            <w:tcBorders>
              <w:top w:val="nil"/>
              <w:left w:val="nil"/>
              <w:bottom w:val="single" w:sz="4" w:space="0" w:color="000000" w:themeColor="text1"/>
              <w:right w:val="single" w:sz="4" w:space="0" w:color="000000" w:themeColor="text1"/>
            </w:tcBorders>
            <w:shd w:val="clear" w:color="auto" w:fill="E2EFDA"/>
            <w:noWrap/>
            <w:vAlign w:val="bottom"/>
            <w:hideMark/>
          </w:tcPr>
          <w:p w14:paraId="089BB61F" w14:textId="77777777" w:rsidR="006718CB" w:rsidRPr="008C26FB" w:rsidRDefault="006718CB" w:rsidP="006718CB">
            <w:pPr>
              <w:spacing w:after="0" w:line="360" w:lineRule="auto"/>
              <w:jc w:val="center"/>
              <w:rPr>
                <w:rFonts w:ascii="Times New Roman" w:eastAsia="Times New Roman" w:hAnsi="Times New Roman" w:cs="Times New Roman"/>
                <w:color w:val="000000"/>
                <w:kern w:val="0"/>
                <w:sz w:val="24"/>
                <w:szCs w:val="24"/>
                <w:lang w:eastAsia="en-IN" w:bidi="te-IN"/>
                <w14:ligatures w14:val="none"/>
              </w:rPr>
            </w:pPr>
            <w:r w:rsidRPr="008C26FB">
              <w:rPr>
                <w:rFonts w:ascii="Times New Roman" w:eastAsia="Times New Roman" w:hAnsi="Times New Roman" w:cs="Times New Roman"/>
                <w:color w:val="000000"/>
                <w:kern w:val="0"/>
                <w:sz w:val="24"/>
                <w:szCs w:val="24"/>
                <w:lang w:eastAsia="en-IN" w:bidi="te-IN"/>
                <w14:ligatures w14:val="none"/>
              </w:rPr>
              <w:t>216.67</w:t>
            </w:r>
          </w:p>
        </w:tc>
        <w:tc>
          <w:tcPr>
            <w:tcW w:w="2226" w:type="dxa"/>
            <w:tcBorders>
              <w:top w:val="nil"/>
              <w:left w:val="nil"/>
              <w:bottom w:val="single" w:sz="4" w:space="0" w:color="000000" w:themeColor="text1"/>
              <w:right w:val="single" w:sz="4" w:space="0" w:color="000000" w:themeColor="text1"/>
            </w:tcBorders>
            <w:shd w:val="clear" w:color="auto" w:fill="E2EFDA"/>
            <w:noWrap/>
            <w:vAlign w:val="bottom"/>
            <w:hideMark/>
          </w:tcPr>
          <w:p w14:paraId="58A6747D" w14:textId="77777777" w:rsidR="006718CB" w:rsidRPr="008C26FB" w:rsidRDefault="006718CB" w:rsidP="006718CB">
            <w:pPr>
              <w:spacing w:after="0" w:line="360" w:lineRule="auto"/>
              <w:jc w:val="center"/>
              <w:rPr>
                <w:rFonts w:ascii="Times New Roman" w:eastAsia="Times New Roman" w:hAnsi="Times New Roman" w:cs="Times New Roman"/>
                <w:color w:val="000000"/>
                <w:kern w:val="0"/>
                <w:sz w:val="24"/>
                <w:szCs w:val="24"/>
                <w:lang w:eastAsia="en-IN" w:bidi="te-IN"/>
                <w14:ligatures w14:val="none"/>
              </w:rPr>
            </w:pPr>
            <w:r w:rsidRPr="008C26FB">
              <w:rPr>
                <w:rFonts w:ascii="Times New Roman" w:eastAsia="Times New Roman" w:hAnsi="Times New Roman" w:cs="Times New Roman"/>
                <w:color w:val="000000"/>
                <w:kern w:val="0"/>
                <w:sz w:val="24"/>
                <w:szCs w:val="24"/>
                <w:lang w:eastAsia="en-IN" w:bidi="te-IN"/>
                <w14:ligatures w14:val="none"/>
              </w:rPr>
              <w:t>408</w:t>
            </w:r>
          </w:p>
        </w:tc>
        <w:tc>
          <w:tcPr>
            <w:tcW w:w="3501" w:type="dxa"/>
            <w:tcBorders>
              <w:top w:val="nil"/>
              <w:left w:val="nil"/>
              <w:bottom w:val="single" w:sz="4" w:space="0" w:color="000000" w:themeColor="text1"/>
              <w:right w:val="single" w:sz="4" w:space="0" w:color="000000" w:themeColor="text1"/>
            </w:tcBorders>
            <w:shd w:val="clear" w:color="auto" w:fill="E2EFDA"/>
            <w:noWrap/>
            <w:vAlign w:val="bottom"/>
            <w:hideMark/>
          </w:tcPr>
          <w:p w14:paraId="04CFC637" w14:textId="77777777" w:rsidR="006718CB" w:rsidRPr="008C26FB" w:rsidRDefault="006718CB" w:rsidP="006718CB">
            <w:pPr>
              <w:spacing w:after="0" w:line="360" w:lineRule="auto"/>
              <w:jc w:val="center"/>
              <w:rPr>
                <w:rFonts w:ascii="Times New Roman" w:eastAsia="Times New Roman" w:hAnsi="Times New Roman" w:cs="Times New Roman"/>
                <w:color w:val="000000"/>
                <w:kern w:val="0"/>
                <w:sz w:val="24"/>
                <w:szCs w:val="24"/>
                <w:lang w:eastAsia="en-IN" w:bidi="te-IN"/>
                <w14:ligatures w14:val="none"/>
              </w:rPr>
            </w:pPr>
            <w:r w:rsidRPr="008C26FB">
              <w:rPr>
                <w:rFonts w:ascii="Times New Roman" w:eastAsia="Times New Roman" w:hAnsi="Times New Roman" w:cs="Times New Roman"/>
                <w:color w:val="000000"/>
                <w:kern w:val="0"/>
                <w:sz w:val="24"/>
                <w:szCs w:val="24"/>
                <w:lang w:eastAsia="en-IN" w:bidi="te-IN"/>
                <w14:ligatures w14:val="none"/>
              </w:rPr>
              <w:t>Minimum Flow time but higher Tardiness</w:t>
            </w:r>
          </w:p>
        </w:tc>
      </w:tr>
      <w:tr w:rsidR="00096694" w:rsidRPr="002D08C2" w14:paraId="442C641B" w14:textId="77777777" w:rsidTr="006718CB">
        <w:trPr>
          <w:trHeight w:val="288"/>
        </w:trPr>
        <w:tc>
          <w:tcPr>
            <w:tcW w:w="2057" w:type="dxa"/>
            <w:tcBorders>
              <w:top w:val="nil"/>
              <w:left w:val="single" w:sz="4" w:space="0" w:color="000000" w:themeColor="text1"/>
              <w:bottom w:val="single" w:sz="4" w:space="0" w:color="000000" w:themeColor="text1"/>
              <w:right w:val="single" w:sz="4" w:space="0" w:color="000000" w:themeColor="text1"/>
            </w:tcBorders>
            <w:shd w:val="clear" w:color="auto" w:fill="E2EFDA"/>
            <w:noWrap/>
            <w:vAlign w:val="bottom"/>
            <w:hideMark/>
          </w:tcPr>
          <w:p w14:paraId="7506CF35" w14:textId="77777777" w:rsidR="006718CB" w:rsidRPr="008C26FB" w:rsidRDefault="006718CB" w:rsidP="006718CB">
            <w:pPr>
              <w:spacing w:after="0" w:line="360" w:lineRule="auto"/>
              <w:jc w:val="center"/>
              <w:rPr>
                <w:rFonts w:ascii="Times New Roman" w:eastAsia="Times New Roman" w:hAnsi="Times New Roman" w:cs="Times New Roman"/>
                <w:color w:val="000000"/>
                <w:kern w:val="0"/>
                <w:sz w:val="24"/>
                <w:szCs w:val="24"/>
                <w:lang w:eastAsia="en-IN" w:bidi="te-IN"/>
                <w14:ligatures w14:val="none"/>
              </w:rPr>
            </w:pPr>
            <w:r w:rsidRPr="008C26FB">
              <w:rPr>
                <w:rFonts w:ascii="Times New Roman" w:eastAsia="Times New Roman" w:hAnsi="Times New Roman" w:cs="Times New Roman"/>
                <w:color w:val="000000"/>
                <w:kern w:val="0"/>
                <w:sz w:val="24"/>
                <w:szCs w:val="24"/>
                <w:lang w:eastAsia="en-IN" w:bidi="te-IN"/>
                <w14:ligatures w14:val="none"/>
              </w:rPr>
              <w:t>EDD</w:t>
            </w:r>
          </w:p>
        </w:tc>
        <w:tc>
          <w:tcPr>
            <w:tcW w:w="1851" w:type="dxa"/>
            <w:tcBorders>
              <w:top w:val="nil"/>
              <w:left w:val="nil"/>
              <w:bottom w:val="single" w:sz="4" w:space="0" w:color="000000" w:themeColor="text1"/>
              <w:right w:val="single" w:sz="4" w:space="0" w:color="000000" w:themeColor="text1"/>
            </w:tcBorders>
            <w:shd w:val="clear" w:color="auto" w:fill="E2EFDA"/>
            <w:noWrap/>
            <w:vAlign w:val="bottom"/>
            <w:hideMark/>
          </w:tcPr>
          <w:p w14:paraId="21480CEE" w14:textId="77777777" w:rsidR="006718CB" w:rsidRPr="008C26FB" w:rsidRDefault="006718CB" w:rsidP="006718CB">
            <w:pPr>
              <w:spacing w:after="0" w:line="360" w:lineRule="auto"/>
              <w:jc w:val="center"/>
              <w:rPr>
                <w:rFonts w:ascii="Times New Roman" w:eastAsia="Times New Roman" w:hAnsi="Times New Roman" w:cs="Times New Roman"/>
                <w:color w:val="000000"/>
                <w:kern w:val="0"/>
                <w:sz w:val="24"/>
                <w:szCs w:val="24"/>
                <w:lang w:eastAsia="en-IN" w:bidi="te-IN"/>
                <w14:ligatures w14:val="none"/>
              </w:rPr>
            </w:pPr>
            <w:r w:rsidRPr="008C26FB">
              <w:rPr>
                <w:rFonts w:ascii="Times New Roman" w:eastAsia="Times New Roman" w:hAnsi="Times New Roman" w:cs="Times New Roman"/>
                <w:color w:val="000000"/>
                <w:kern w:val="0"/>
                <w:sz w:val="24"/>
                <w:szCs w:val="24"/>
                <w:lang w:eastAsia="en-IN" w:bidi="te-IN"/>
                <w14:ligatures w14:val="none"/>
              </w:rPr>
              <w:t>250.77</w:t>
            </w:r>
          </w:p>
        </w:tc>
        <w:tc>
          <w:tcPr>
            <w:tcW w:w="2226" w:type="dxa"/>
            <w:tcBorders>
              <w:top w:val="nil"/>
              <w:left w:val="nil"/>
              <w:bottom w:val="single" w:sz="4" w:space="0" w:color="000000" w:themeColor="text1"/>
              <w:right w:val="single" w:sz="4" w:space="0" w:color="000000" w:themeColor="text1"/>
            </w:tcBorders>
            <w:shd w:val="clear" w:color="auto" w:fill="E2EFDA"/>
            <w:noWrap/>
            <w:vAlign w:val="bottom"/>
            <w:hideMark/>
          </w:tcPr>
          <w:p w14:paraId="6424D6DB" w14:textId="77777777" w:rsidR="006718CB" w:rsidRPr="008C26FB" w:rsidRDefault="006718CB" w:rsidP="006718CB">
            <w:pPr>
              <w:spacing w:after="0" w:line="360" w:lineRule="auto"/>
              <w:jc w:val="center"/>
              <w:rPr>
                <w:rFonts w:ascii="Times New Roman" w:eastAsia="Times New Roman" w:hAnsi="Times New Roman" w:cs="Times New Roman"/>
                <w:color w:val="000000"/>
                <w:kern w:val="0"/>
                <w:sz w:val="24"/>
                <w:szCs w:val="24"/>
                <w:lang w:eastAsia="en-IN" w:bidi="te-IN"/>
                <w14:ligatures w14:val="none"/>
              </w:rPr>
            </w:pPr>
            <w:r w:rsidRPr="008C26FB">
              <w:rPr>
                <w:rFonts w:ascii="Times New Roman" w:eastAsia="Times New Roman" w:hAnsi="Times New Roman" w:cs="Times New Roman"/>
                <w:color w:val="000000"/>
                <w:kern w:val="0"/>
                <w:sz w:val="24"/>
                <w:szCs w:val="24"/>
                <w:lang w:eastAsia="en-IN" w:bidi="te-IN"/>
                <w14:ligatures w14:val="none"/>
              </w:rPr>
              <w:t>407</w:t>
            </w:r>
          </w:p>
        </w:tc>
        <w:tc>
          <w:tcPr>
            <w:tcW w:w="3501" w:type="dxa"/>
            <w:tcBorders>
              <w:top w:val="nil"/>
              <w:left w:val="nil"/>
              <w:bottom w:val="single" w:sz="4" w:space="0" w:color="000000" w:themeColor="text1"/>
              <w:right w:val="single" w:sz="4" w:space="0" w:color="000000" w:themeColor="text1"/>
            </w:tcBorders>
            <w:shd w:val="clear" w:color="auto" w:fill="E2EFDA"/>
            <w:noWrap/>
            <w:vAlign w:val="bottom"/>
            <w:hideMark/>
          </w:tcPr>
          <w:p w14:paraId="74538BF0" w14:textId="77777777" w:rsidR="006718CB" w:rsidRPr="008C26FB" w:rsidRDefault="006718CB" w:rsidP="006718CB">
            <w:pPr>
              <w:spacing w:after="0" w:line="360" w:lineRule="auto"/>
              <w:jc w:val="center"/>
              <w:rPr>
                <w:rFonts w:ascii="Times New Roman" w:eastAsia="Times New Roman" w:hAnsi="Times New Roman" w:cs="Times New Roman"/>
                <w:color w:val="000000"/>
                <w:kern w:val="0"/>
                <w:sz w:val="24"/>
                <w:szCs w:val="24"/>
                <w:lang w:eastAsia="en-IN" w:bidi="te-IN"/>
                <w14:ligatures w14:val="none"/>
              </w:rPr>
            </w:pPr>
            <w:r w:rsidRPr="008C26FB">
              <w:rPr>
                <w:rFonts w:ascii="Times New Roman" w:eastAsia="Times New Roman" w:hAnsi="Times New Roman" w:cs="Times New Roman"/>
                <w:color w:val="000000"/>
                <w:kern w:val="0"/>
                <w:sz w:val="24"/>
                <w:szCs w:val="24"/>
                <w:lang w:eastAsia="en-IN" w:bidi="te-IN"/>
                <w14:ligatures w14:val="none"/>
              </w:rPr>
              <w:t xml:space="preserve">Lower Tardiness but higher Flow time </w:t>
            </w:r>
          </w:p>
        </w:tc>
      </w:tr>
      <w:tr w:rsidR="00096694" w:rsidRPr="002D08C2" w14:paraId="258D5561" w14:textId="77777777" w:rsidTr="006718CB">
        <w:trPr>
          <w:trHeight w:val="288"/>
        </w:trPr>
        <w:tc>
          <w:tcPr>
            <w:tcW w:w="2057" w:type="dxa"/>
            <w:tcBorders>
              <w:top w:val="nil"/>
              <w:left w:val="single" w:sz="4" w:space="0" w:color="000000" w:themeColor="text1"/>
              <w:bottom w:val="single" w:sz="4" w:space="0" w:color="000000" w:themeColor="text1"/>
              <w:right w:val="single" w:sz="4" w:space="0" w:color="000000" w:themeColor="text1"/>
            </w:tcBorders>
            <w:shd w:val="clear" w:color="auto" w:fill="E2EFDA"/>
            <w:noWrap/>
            <w:vAlign w:val="bottom"/>
            <w:hideMark/>
          </w:tcPr>
          <w:p w14:paraId="76094BA1" w14:textId="77777777" w:rsidR="006718CB" w:rsidRPr="008C26FB" w:rsidRDefault="006718CB" w:rsidP="006718CB">
            <w:pPr>
              <w:spacing w:after="0" w:line="360" w:lineRule="auto"/>
              <w:jc w:val="center"/>
              <w:rPr>
                <w:rFonts w:ascii="Times New Roman" w:eastAsia="Times New Roman" w:hAnsi="Times New Roman" w:cs="Times New Roman"/>
                <w:color w:val="000000"/>
                <w:kern w:val="0"/>
                <w:sz w:val="24"/>
                <w:szCs w:val="24"/>
                <w:lang w:eastAsia="en-IN" w:bidi="te-IN"/>
                <w14:ligatures w14:val="none"/>
              </w:rPr>
            </w:pPr>
          </w:p>
          <w:p w14:paraId="5DA747F0" w14:textId="77777777" w:rsidR="006718CB" w:rsidRPr="008C26FB" w:rsidRDefault="006718CB" w:rsidP="006718CB">
            <w:pPr>
              <w:spacing w:after="0" w:line="360" w:lineRule="auto"/>
              <w:jc w:val="center"/>
              <w:rPr>
                <w:rFonts w:ascii="Times New Roman" w:eastAsia="Times New Roman" w:hAnsi="Times New Roman" w:cs="Times New Roman"/>
                <w:color w:val="000000"/>
                <w:kern w:val="0"/>
                <w:sz w:val="24"/>
                <w:szCs w:val="24"/>
                <w:lang w:eastAsia="en-IN" w:bidi="te-IN"/>
                <w14:ligatures w14:val="none"/>
              </w:rPr>
            </w:pPr>
            <w:r w:rsidRPr="008C26FB">
              <w:rPr>
                <w:rFonts w:ascii="Times New Roman" w:eastAsia="Times New Roman" w:hAnsi="Times New Roman" w:cs="Times New Roman"/>
                <w:color w:val="000000"/>
                <w:kern w:val="0"/>
                <w:sz w:val="24"/>
                <w:szCs w:val="24"/>
                <w:lang w:eastAsia="en-IN" w:bidi="te-IN"/>
                <w14:ligatures w14:val="none"/>
              </w:rPr>
              <w:t>HYBRID</w:t>
            </w:r>
          </w:p>
        </w:tc>
        <w:tc>
          <w:tcPr>
            <w:tcW w:w="1851" w:type="dxa"/>
            <w:tcBorders>
              <w:top w:val="nil"/>
              <w:left w:val="nil"/>
              <w:bottom w:val="single" w:sz="4" w:space="0" w:color="000000" w:themeColor="text1"/>
              <w:right w:val="single" w:sz="4" w:space="0" w:color="000000" w:themeColor="text1"/>
            </w:tcBorders>
            <w:shd w:val="clear" w:color="auto" w:fill="E2EFDA"/>
            <w:noWrap/>
            <w:vAlign w:val="bottom"/>
            <w:hideMark/>
          </w:tcPr>
          <w:p w14:paraId="757FA41E" w14:textId="77777777" w:rsidR="006718CB" w:rsidRPr="008C26FB" w:rsidRDefault="006718CB" w:rsidP="006718CB">
            <w:pPr>
              <w:spacing w:after="0" w:line="360" w:lineRule="auto"/>
              <w:jc w:val="center"/>
              <w:rPr>
                <w:rFonts w:ascii="Times New Roman" w:eastAsia="Times New Roman" w:hAnsi="Times New Roman" w:cs="Times New Roman"/>
                <w:color w:val="000000"/>
                <w:kern w:val="0"/>
                <w:sz w:val="24"/>
                <w:szCs w:val="24"/>
                <w:lang w:eastAsia="en-IN" w:bidi="te-IN"/>
                <w14:ligatures w14:val="none"/>
              </w:rPr>
            </w:pPr>
            <w:r w:rsidRPr="008C26FB">
              <w:rPr>
                <w:rFonts w:ascii="Times New Roman" w:eastAsia="Times New Roman" w:hAnsi="Times New Roman" w:cs="Times New Roman"/>
                <w:color w:val="000000"/>
                <w:kern w:val="0"/>
                <w:sz w:val="24"/>
                <w:szCs w:val="24"/>
                <w:lang w:eastAsia="en-IN" w:bidi="te-IN"/>
                <w14:ligatures w14:val="none"/>
              </w:rPr>
              <w:t>250.77</w:t>
            </w:r>
          </w:p>
        </w:tc>
        <w:tc>
          <w:tcPr>
            <w:tcW w:w="2226" w:type="dxa"/>
            <w:tcBorders>
              <w:top w:val="nil"/>
              <w:left w:val="nil"/>
              <w:bottom w:val="single" w:sz="4" w:space="0" w:color="000000" w:themeColor="text1"/>
              <w:right w:val="single" w:sz="4" w:space="0" w:color="000000" w:themeColor="text1"/>
            </w:tcBorders>
            <w:shd w:val="clear" w:color="auto" w:fill="E2EFDA"/>
            <w:noWrap/>
            <w:vAlign w:val="bottom"/>
            <w:hideMark/>
          </w:tcPr>
          <w:p w14:paraId="3CC7FC40" w14:textId="77777777" w:rsidR="006718CB" w:rsidRPr="008C26FB" w:rsidRDefault="006718CB" w:rsidP="006718CB">
            <w:pPr>
              <w:spacing w:after="0" w:line="360" w:lineRule="auto"/>
              <w:jc w:val="center"/>
              <w:rPr>
                <w:rFonts w:ascii="Times New Roman" w:eastAsia="Times New Roman" w:hAnsi="Times New Roman" w:cs="Times New Roman"/>
                <w:color w:val="000000"/>
                <w:kern w:val="0"/>
                <w:sz w:val="24"/>
                <w:szCs w:val="24"/>
                <w:lang w:eastAsia="en-IN" w:bidi="te-IN"/>
                <w14:ligatures w14:val="none"/>
              </w:rPr>
            </w:pPr>
            <w:r w:rsidRPr="008C26FB">
              <w:rPr>
                <w:rFonts w:ascii="Times New Roman" w:eastAsia="Times New Roman" w:hAnsi="Times New Roman" w:cs="Times New Roman"/>
                <w:color w:val="000000"/>
                <w:kern w:val="0"/>
                <w:sz w:val="24"/>
                <w:szCs w:val="24"/>
                <w:lang w:eastAsia="en-IN" w:bidi="te-IN"/>
                <w14:ligatures w14:val="none"/>
              </w:rPr>
              <w:t>468</w:t>
            </w:r>
          </w:p>
        </w:tc>
        <w:tc>
          <w:tcPr>
            <w:tcW w:w="3501" w:type="dxa"/>
            <w:tcBorders>
              <w:top w:val="nil"/>
              <w:left w:val="nil"/>
              <w:bottom w:val="single" w:sz="4" w:space="0" w:color="000000" w:themeColor="text1"/>
              <w:right w:val="single" w:sz="4" w:space="0" w:color="000000" w:themeColor="text1"/>
            </w:tcBorders>
            <w:shd w:val="clear" w:color="auto" w:fill="E2EFDA"/>
            <w:noWrap/>
            <w:vAlign w:val="bottom"/>
            <w:hideMark/>
          </w:tcPr>
          <w:p w14:paraId="5F24E5B6" w14:textId="77777777" w:rsidR="006718CB" w:rsidRPr="008C26FB" w:rsidRDefault="006718CB" w:rsidP="006718CB">
            <w:pPr>
              <w:spacing w:after="0" w:line="360" w:lineRule="auto"/>
              <w:jc w:val="center"/>
              <w:rPr>
                <w:rFonts w:ascii="Times New Roman" w:eastAsia="Times New Roman" w:hAnsi="Times New Roman" w:cs="Times New Roman"/>
                <w:color w:val="000000"/>
                <w:kern w:val="0"/>
                <w:sz w:val="24"/>
                <w:szCs w:val="24"/>
                <w:lang w:eastAsia="en-IN" w:bidi="te-IN"/>
                <w14:ligatures w14:val="none"/>
              </w:rPr>
            </w:pPr>
            <w:r w:rsidRPr="008C26FB">
              <w:rPr>
                <w:rFonts w:ascii="Times New Roman" w:eastAsia="Times New Roman" w:hAnsi="Times New Roman" w:cs="Times New Roman"/>
                <w:color w:val="000000"/>
                <w:kern w:val="0"/>
                <w:sz w:val="24"/>
                <w:szCs w:val="24"/>
                <w:lang w:eastAsia="en-IN" w:bidi="te-IN"/>
                <w14:ligatures w14:val="none"/>
              </w:rPr>
              <w:t>Balanced Performance</w:t>
            </w:r>
          </w:p>
        </w:tc>
      </w:tr>
      <w:tr w:rsidR="00096694" w:rsidRPr="002D08C2" w14:paraId="517E0906" w14:textId="77777777" w:rsidTr="006718CB">
        <w:trPr>
          <w:trHeight w:val="288"/>
        </w:trPr>
        <w:tc>
          <w:tcPr>
            <w:tcW w:w="2057" w:type="dxa"/>
            <w:tcBorders>
              <w:top w:val="nil"/>
              <w:left w:val="single" w:sz="4" w:space="0" w:color="000000" w:themeColor="text1"/>
              <w:bottom w:val="nil"/>
              <w:right w:val="single" w:sz="4" w:space="0" w:color="000000" w:themeColor="text1"/>
            </w:tcBorders>
            <w:shd w:val="clear" w:color="auto" w:fill="E2EFDA"/>
            <w:vAlign w:val="bottom"/>
            <w:hideMark/>
          </w:tcPr>
          <w:p w14:paraId="3A11310C" w14:textId="77777777" w:rsidR="006718CB" w:rsidRPr="008C26FB" w:rsidRDefault="006718CB" w:rsidP="006718CB">
            <w:pPr>
              <w:spacing w:after="0" w:line="360" w:lineRule="auto"/>
              <w:jc w:val="center"/>
              <w:rPr>
                <w:rFonts w:ascii="Times New Roman" w:eastAsia="Times New Roman" w:hAnsi="Times New Roman" w:cs="Times New Roman"/>
                <w:color w:val="000000"/>
                <w:kern w:val="0"/>
                <w:sz w:val="24"/>
                <w:szCs w:val="24"/>
                <w:lang w:eastAsia="en-IN" w:bidi="te-IN"/>
                <w14:ligatures w14:val="none"/>
              </w:rPr>
            </w:pPr>
          </w:p>
          <w:p w14:paraId="409365C9" w14:textId="77777777" w:rsidR="006718CB" w:rsidRPr="008C26FB" w:rsidRDefault="006718CB" w:rsidP="006718CB">
            <w:pPr>
              <w:spacing w:after="0" w:line="276" w:lineRule="auto"/>
              <w:jc w:val="center"/>
              <w:rPr>
                <w:rFonts w:ascii="Times New Roman" w:eastAsia="Times New Roman" w:hAnsi="Times New Roman" w:cs="Times New Roman"/>
                <w:color w:val="000000"/>
                <w:kern w:val="0"/>
                <w:sz w:val="24"/>
                <w:szCs w:val="24"/>
                <w:lang w:eastAsia="en-IN" w:bidi="te-IN"/>
                <w14:ligatures w14:val="none"/>
              </w:rPr>
            </w:pPr>
            <w:r w:rsidRPr="008C26FB">
              <w:rPr>
                <w:rFonts w:ascii="Times New Roman" w:eastAsia="Times New Roman" w:hAnsi="Times New Roman" w:cs="Times New Roman"/>
                <w:color w:val="000000"/>
                <w:kern w:val="0"/>
                <w:sz w:val="24"/>
                <w:szCs w:val="24"/>
                <w:lang w:eastAsia="en-IN" w:bidi="te-IN"/>
                <w14:ligatures w14:val="none"/>
              </w:rPr>
              <w:t xml:space="preserve">NORMALIZED HYBRID </w:t>
            </w:r>
          </w:p>
        </w:tc>
        <w:tc>
          <w:tcPr>
            <w:tcW w:w="1851" w:type="dxa"/>
            <w:tcBorders>
              <w:top w:val="nil"/>
              <w:left w:val="nil"/>
              <w:bottom w:val="nil"/>
              <w:right w:val="single" w:sz="4" w:space="0" w:color="000000" w:themeColor="text1"/>
            </w:tcBorders>
            <w:shd w:val="clear" w:color="auto" w:fill="E2EFDA"/>
            <w:noWrap/>
            <w:vAlign w:val="bottom"/>
            <w:hideMark/>
          </w:tcPr>
          <w:p w14:paraId="71B4B459" w14:textId="77777777" w:rsidR="006718CB" w:rsidRPr="008C26FB" w:rsidRDefault="006718CB" w:rsidP="006718CB">
            <w:pPr>
              <w:spacing w:after="0" w:line="360" w:lineRule="auto"/>
              <w:jc w:val="center"/>
              <w:rPr>
                <w:rFonts w:ascii="Times New Roman" w:eastAsia="Times New Roman" w:hAnsi="Times New Roman" w:cs="Times New Roman"/>
                <w:color w:val="000000"/>
                <w:kern w:val="0"/>
                <w:sz w:val="24"/>
                <w:szCs w:val="24"/>
                <w:lang w:eastAsia="en-IN" w:bidi="te-IN"/>
                <w14:ligatures w14:val="none"/>
              </w:rPr>
            </w:pPr>
            <w:r w:rsidRPr="008C26FB">
              <w:rPr>
                <w:rFonts w:ascii="Times New Roman" w:eastAsia="Times New Roman" w:hAnsi="Times New Roman" w:cs="Times New Roman"/>
                <w:color w:val="000000"/>
                <w:kern w:val="0"/>
                <w:sz w:val="24"/>
                <w:szCs w:val="24"/>
                <w:lang w:eastAsia="en-IN" w:bidi="te-IN"/>
                <w14:ligatures w14:val="none"/>
              </w:rPr>
              <w:t>237.87</w:t>
            </w:r>
          </w:p>
        </w:tc>
        <w:tc>
          <w:tcPr>
            <w:tcW w:w="2226" w:type="dxa"/>
            <w:tcBorders>
              <w:top w:val="nil"/>
              <w:left w:val="nil"/>
              <w:bottom w:val="nil"/>
              <w:right w:val="single" w:sz="4" w:space="0" w:color="000000" w:themeColor="text1"/>
            </w:tcBorders>
            <w:shd w:val="clear" w:color="auto" w:fill="E2EFDA"/>
            <w:noWrap/>
            <w:vAlign w:val="bottom"/>
            <w:hideMark/>
          </w:tcPr>
          <w:p w14:paraId="3C779C7D" w14:textId="77777777" w:rsidR="006718CB" w:rsidRPr="008C26FB" w:rsidRDefault="006718CB" w:rsidP="006718CB">
            <w:pPr>
              <w:spacing w:after="0" w:line="360" w:lineRule="auto"/>
              <w:jc w:val="center"/>
              <w:rPr>
                <w:rFonts w:ascii="Times New Roman" w:eastAsia="Times New Roman" w:hAnsi="Times New Roman" w:cs="Times New Roman"/>
                <w:color w:val="000000"/>
                <w:kern w:val="0"/>
                <w:sz w:val="24"/>
                <w:szCs w:val="24"/>
                <w:lang w:eastAsia="en-IN" w:bidi="te-IN"/>
                <w14:ligatures w14:val="none"/>
              </w:rPr>
            </w:pPr>
            <w:r w:rsidRPr="008C26FB">
              <w:rPr>
                <w:rFonts w:ascii="Times New Roman" w:eastAsia="Times New Roman" w:hAnsi="Times New Roman" w:cs="Times New Roman"/>
                <w:color w:val="000000"/>
                <w:kern w:val="0"/>
                <w:sz w:val="24"/>
                <w:szCs w:val="24"/>
                <w:lang w:eastAsia="en-IN" w:bidi="te-IN"/>
                <w14:ligatures w14:val="none"/>
              </w:rPr>
              <w:t>407</w:t>
            </w:r>
          </w:p>
        </w:tc>
        <w:tc>
          <w:tcPr>
            <w:tcW w:w="3501" w:type="dxa"/>
            <w:tcBorders>
              <w:top w:val="nil"/>
              <w:left w:val="nil"/>
              <w:bottom w:val="nil"/>
              <w:right w:val="single" w:sz="4" w:space="0" w:color="000000" w:themeColor="text1"/>
            </w:tcBorders>
            <w:shd w:val="clear" w:color="auto" w:fill="E2EFDA"/>
            <w:vAlign w:val="bottom"/>
            <w:hideMark/>
          </w:tcPr>
          <w:p w14:paraId="53BB3F73" w14:textId="77777777" w:rsidR="006718CB" w:rsidRPr="008C26FB" w:rsidRDefault="006718CB" w:rsidP="006718CB">
            <w:pPr>
              <w:spacing w:after="0" w:line="276" w:lineRule="auto"/>
              <w:jc w:val="center"/>
              <w:rPr>
                <w:rFonts w:ascii="Times New Roman" w:eastAsia="Times New Roman" w:hAnsi="Times New Roman" w:cs="Times New Roman"/>
                <w:color w:val="000000"/>
                <w:kern w:val="0"/>
                <w:sz w:val="24"/>
                <w:szCs w:val="24"/>
                <w:lang w:eastAsia="en-IN" w:bidi="te-IN"/>
                <w14:ligatures w14:val="none"/>
              </w:rPr>
            </w:pPr>
            <w:r w:rsidRPr="008C26FB">
              <w:rPr>
                <w:rFonts w:ascii="Times New Roman" w:eastAsia="Times New Roman" w:hAnsi="Times New Roman" w:cs="Times New Roman"/>
                <w:color w:val="000000"/>
                <w:kern w:val="0"/>
                <w:sz w:val="24"/>
                <w:szCs w:val="24"/>
                <w:lang w:eastAsia="en-IN" w:bidi="te-IN"/>
                <w14:ligatures w14:val="none"/>
              </w:rPr>
              <w:t>Best balance between Flow time and Tardiness</w:t>
            </w:r>
          </w:p>
        </w:tc>
      </w:tr>
      <w:tr w:rsidR="00096694" w:rsidRPr="002D08C2" w14:paraId="5A6E63F0" w14:textId="77777777" w:rsidTr="006718CB">
        <w:trPr>
          <w:trHeight w:val="288"/>
        </w:trPr>
        <w:tc>
          <w:tcPr>
            <w:tcW w:w="2057" w:type="dxa"/>
            <w:tcBorders>
              <w:top w:val="nil"/>
              <w:left w:val="single" w:sz="4" w:space="0" w:color="000000" w:themeColor="text1"/>
              <w:bottom w:val="nil"/>
              <w:right w:val="single" w:sz="4" w:space="0" w:color="000000" w:themeColor="text1"/>
            </w:tcBorders>
            <w:shd w:val="clear" w:color="auto" w:fill="E2EFDA"/>
            <w:vAlign w:val="bottom"/>
          </w:tcPr>
          <w:p w14:paraId="6B2D1ABF" w14:textId="77777777" w:rsidR="006718CB" w:rsidRPr="002D08C2" w:rsidRDefault="006718CB" w:rsidP="006718CB">
            <w:pPr>
              <w:spacing w:after="0" w:line="360" w:lineRule="auto"/>
              <w:rPr>
                <w:rFonts w:ascii="Calibri" w:eastAsia="Times New Roman" w:hAnsi="Calibri" w:cs="Calibri"/>
                <w:color w:val="000000"/>
                <w:kern w:val="0"/>
                <w:lang w:eastAsia="en-IN" w:bidi="te-IN"/>
                <w14:ligatures w14:val="none"/>
              </w:rPr>
            </w:pPr>
          </w:p>
        </w:tc>
        <w:tc>
          <w:tcPr>
            <w:tcW w:w="1851" w:type="dxa"/>
            <w:tcBorders>
              <w:top w:val="nil"/>
              <w:left w:val="nil"/>
              <w:bottom w:val="nil"/>
              <w:right w:val="single" w:sz="4" w:space="0" w:color="000000" w:themeColor="text1"/>
            </w:tcBorders>
            <w:shd w:val="clear" w:color="auto" w:fill="E2EFDA"/>
            <w:noWrap/>
            <w:vAlign w:val="bottom"/>
          </w:tcPr>
          <w:p w14:paraId="3C67FCFC" w14:textId="77777777" w:rsidR="006718CB" w:rsidRPr="002D08C2" w:rsidRDefault="006718CB" w:rsidP="006718CB">
            <w:pPr>
              <w:spacing w:after="0" w:line="360" w:lineRule="auto"/>
              <w:jc w:val="center"/>
              <w:rPr>
                <w:rFonts w:ascii="Calibri" w:eastAsia="Times New Roman" w:hAnsi="Calibri" w:cs="Calibri"/>
                <w:color w:val="000000"/>
                <w:kern w:val="0"/>
                <w:lang w:eastAsia="en-IN" w:bidi="te-IN"/>
                <w14:ligatures w14:val="none"/>
              </w:rPr>
            </w:pPr>
          </w:p>
        </w:tc>
        <w:tc>
          <w:tcPr>
            <w:tcW w:w="2226" w:type="dxa"/>
            <w:tcBorders>
              <w:top w:val="nil"/>
              <w:left w:val="nil"/>
              <w:bottom w:val="nil"/>
              <w:right w:val="single" w:sz="4" w:space="0" w:color="000000" w:themeColor="text1"/>
            </w:tcBorders>
            <w:shd w:val="clear" w:color="auto" w:fill="E2EFDA"/>
            <w:noWrap/>
            <w:vAlign w:val="bottom"/>
          </w:tcPr>
          <w:p w14:paraId="7C612317" w14:textId="77777777" w:rsidR="006718CB" w:rsidRPr="002D08C2" w:rsidRDefault="006718CB" w:rsidP="006718CB">
            <w:pPr>
              <w:spacing w:after="0" w:line="360" w:lineRule="auto"/>
              <w:jc w:val="center"/>
              <w:rPr>
                <w:rFonts w:ascii="Calibri" w:eastAsia="Times New Roman" w:hAnsi="Calibri" w:cs="Calibri"/>
                <w:color w:val="000000"/>
                <w:kern w:val="0"/>
                <w:lang w:eastAsia="en-IN" w:bidi="te-IN"/>
                <w14:ligatures w14:val="none"/>
              </w:rPr>
            </w:pPr>
          </w:p>
        </w:tc>
        <w:tc>
          <w:tcPr>
            <w:tcW w:w="3501" w:type="dxa"/>
            <w:tcBorders>
              <w:top w:val="nil"/>
              <w:left w:val="nil"/>
              <w:bottom w:val="nil"/>
              <w:right w:val="single" w:sz="4" w:space="0" w:color="000000" w:themeColor="text1"/>
            </w:tcBorders>
            <w:shd w:val="clear" w:color="auto" w:fill="E2EFDA"/>
            <w:vAlign w:val="bottom"/>
          </w:tcPr>
          <w:p w14:paraId="358C1780" w14:textId="77777777" w:rsidR="006718CB" w:rsidRPr="002D08C2" w:rsidRDefault="006718CB" w:rsidP="006718CB">
            <w:pPr>
              <w:spacing w:after="0" w:line="360" w:lineRule="auto"/>
              <w:jc w:val="center"/>
              <w:rPr>
                <w:rFonts w:ascii="Calibri" w:eastAsia="Times New Roman" w:hAnsi="Calibri" w:cs="Calibri"/>
                <w:color w:val="000000"/>
                <w:kern w:val="0"/>
                <w:lang w:eastAsia="en-IN" w:bidi="te-IN"/>
                <w14:ligatures w14:val="none"/>
              </w:rPr>
            </w:pPr>
          </w:p>
        </w:tc>
      </w:tr>
      <w:tr w:rsidR="00096694" w:rsidRPr="002D08C2" w14:paraId="05D5E7CE" w14:textId="77777777" w:rsidTr="006718CB">
        <w:trPr>
          <w:trHeight w:val="288"/>
        </w:trPr>
        <w:tc>
          <w:tcPr>
            <w:tcW w:w="2057" w:type="dxa"/>
            <w:tcBorders>
              <w:top w:val="nil"/>
              <w:left w:val="single" w:sz="4" w:space="0" w:color="000000" w:themeColor="text1"/>
              <w:bottom w:val="single" w:sz="4" w:space="0" w:color="000000" w:themeColor="text1"/>
              <w:right w:val="single" w:sz="4" w:space="0" w:color="000000" w:themeColor="text1"/>
            </w:tcBorders>
            <w:shd w:val="clear" w:color="auto" w:fill="E2EFDA"/>
            <w:vAlign w:val="bottom"/>
          </w:tcPr>
          <w:p w14:paraId="57FCD13E" w14:textId="77777777" w:rsidR="006718CB" w:rsidRPr="002D08C2" w:rsidRDefault="006718CB" w:rsidP="006718CB">
            <w:pPr>
              <w:spacing w:after="0" w:line="360" w:lineRule="auto"/>
              <w:rPr>
                <w:rFonts w:ascii="Calibri" w:eastAsia="Times New Roman" w:hAnsi="Calibri" w:cs="Calibri"/>
                <w:color w:val="000000"/>
                <w:kern w:val="0"/>
                <w:lang w:eastAsia="en-IN" w:bidi="te-IN"/>
                <w14:ligatures w14:val="none"/>
              </w:rPr>
            </w:pPr>
          </w:p>
        </w:tc>
        <w:tc>
          <w:tcPr>
            <w:tcW w:w="1851" w:type="dxa"/>
            <w:tcBorders>
              <w:top w:val="nil"/>
              <w:left w:val="nil"/>
              <w:bottom w:val="single" w:sz="4" w:space="0" w:color="000000" w:themeColor="text1"/>
              <w:right w:val="single" w:sz="4" w:space="0" w:color="000000" w:themeColor="text1"/>
            </w:tcBorders>
            <w:shd w:val="clear" w:color="auto" w:fill="E2EFDA"/>
            <w:noWrap/>
            <w:vAlign w:val="bottom"/>
          </w:tcPr>
          <w:p w14:paraId="18F4164F" w14:textId="77777777" w:rsidR="006718CB" w:rsidRPr="002D08C2" w:rsidRDefault="006718CB" w:rsidP="006718CB">
            <w:pPr>
              <w:spacing w:after="0" w:line="360" w:lineRule="auto"/>
              <w:jc w:val="center"/>
              <w:rPr>
                <w:rFonts w:ascii="Calibri" w:eastAsia="Times New Roman" w:hAnsi="Calibri" w:cs="Calibri"/>
                <w:color w:val="000000"/>
                <w:kern w:val="0"/>
                <w:lang w:eastAsia="en-IN" w:bidi="te-IN"/>
                <w14:ligatures w14:val="none"/>
              </w:rPr>
            </w:pPr>
          </w:p>
        </w:tc>
        <w:tc>
          <w:tcPr>
            <w:tcW w:w="2226" w:type="dxa"/>
            <w:tcBorders>
              <w:top w:val="nil"/>
              <w:left w:val="nil"/>
              <w:bottom w:val="single" w:sz="4" w:space="0" w:color="000000" w:themeColor="text1"/>
              <w:right w:val="single" w:sz="4" w:space="0" w:color="000000" w:themeColor="text1"/>
            </w:tcBorders>
            <w:shd w:val="clear" w:color="auto" w:fill="E2EFDA"/>
            <w:noWrap/>
            <w:vAlign w:val="bottom"/>
          </w:tcPr>
          <w:p w14:paraId="6708A5EB" w14:textId="77777777" w:rsidR="006718CB" w:rsidRPr="002D08C2" w:rsidRDefault="006718CB" w:rsidP="006718CB">
            <w:pPr>
              <w:spacing w:after="0" w:line="360" w:lineRule="auto"/>
              <w:jc w:val="center"/>
              <w:rPr>
                <w:rFonts w:ascii="Calibri" w:eastAsia="Times New Roman" w:hAnsi="Calibri" w:cs="Calibri"/>
                <w:color w:val="000000"/>
                <w:kern w:val="0"/>
                <w:lang w:eastAsia="en-IN" w:bidi="te-IN"/>
                <w14:ligatures w14:val="none"/>
              </w:rPr>
            </w:pPr>
          </w:p>
        </w:tc>
        <w:tc>
          <w:tcPr>
            <w:tcW w:w="3501" w:type="dxa"/>
            <w:tcBorders>
              <w:top w:val="nil"/>
              <w:left w:val="nil"/>
              <w:bottom w:val="single" w:sz="4" w:space="0" w:color="000000" w:themeColor="text1"/>
              <w:right w:val="single" w:sz="4" w:space="0" w:color="000000" w:themeColor="text1"/>
            </w:tcBorders>
            <w:shd w:val="clear" w:color="auto" w:fill="E2EFDA"/>
            <w:vAlign w:val="bottom"/>
          </w:tcPr>
          <w:p w14:paraId="51D224AD" w14:textId="77777777" w:rsidR="006718CB" w:rsidRPr="002D08C2" w:rsidRDefault="006718CB" w:rsidP="006718CB">
            <w:pPr>
              <w:spacing w:after="0" w:line="360" w:lineRule="auto"/>
              <w:jc w:val="center"/>
              <w:rPr>
                <w:rFonts w:ascii="Calibri" w:eastAsia="Times New Roman" w:hAnsi="Calibri" w:cs="Calibri"/>
                <w:color w:val="000000"/>
                <w:kern w:val="0"/>
                <w:lang w:eastAsia="en-IN" w:bidi="te-IN"/>
                <w14:ligatures w14:val="none"/>
              </w:rPr>
            </w:pPr>
          </w:p>
        </w:tc>
      </w:tr>
    </w:tbl>
    <w:p w14:paraId="12DFA01A" w14:textId="77777777" w:rsidR="008F307B" w:rsidRDefault="008F307B" w:rsidP="00886C59">
      <w:pPr>
        <w:spacing w:line="360" w:lineRule="auto"/>
        <w:jc w:val="both"/>
        <w:rPr>
          <w:rFonts w:ascii="Times New Roman" w:hAnsi="Times New Roman" w:cs="Times New Roman"/>
          <w:sz w:val="28"/>
          <w:szCs w:val="28"/>
        </w:rPr>
      </w:pPr>
    </w:p>
    <w:p w14:paraId="12BC01EF" w14:textId="77777777" w:rsidR="002E2035" w:rsidRDefault="002E2035" w:rsidP="00886C59">
      <w:pPr>
        <w:spacing w:line="360" w:lineRule="auto"/>
        <w:jc w:val="both"/>
        <w:rPr>
          <w:rFonts w:ascii="Times New Roman" w:hAnsi="Times New Roman" w:cs="Times New Roman"/>
          <w:sz w:val="28"/>
          <w:szCs w:val="28"/>
        </w:rPr>
      </w:pPr>
    </w:p>
    <w:p w14:paraId="73B7F577" w14:textId="77777777" w:rsidR="002E2035" w:rsidRPr="00886C59" w:rsidRDefault="002E2035" w:rsidP="00886C59">
      <w:pPr>
        <w:spacing w:line="360" w:lineRule="auto"/>
        <w:jc w:val="both"/>
        <w:rPr>
          <w:rFonts w:ascii="Times New Roman" w:hAnsi="Times New Roman" w:cs="Times New Roman"/>
          <w:sz w:val="28"/>
          <w:szCs w:val="28"/>
        </w:rPr>
      </w:pPr>
    </w:p>
    <w:p w14:paraId="62F40FC9" w14:textId="369B3D3D" w:rsidR="001A5936" w:rsidRPr="006718CB" w:rsidRDefault="003853B7" w:rsidP="00DB080F">
      <w:pPr>
        <w:spacing w:line="360" w:lineRule="auto"/>
        <w:rPr>
          <w:b/>
        </w:rPr>
      </w:pPr>
      <w:r w:rsidRPr="003853B7">
        <w:rPr>
          <w:b/>
          <w:bCs/>
        </w:rPr>
        <w:t xml:space="preserve">      </w:t>
      </w:r>
    </w:p>
    <w:p w14:paraId="12C452C9" w14:textId="3BFE6DD3" w:rsidR="002D08C2" w:rsidRPr="001A5936" w:rsidRDefault="00A877B9" w:rsidP="001A5936">
      <w:pPr>
        <w:spacing w:line="360" w:lineRule="auto"/>
        <w:ind w:left="720"/>
        <w:rPr>
          <w:rFonts w:ascii="Times New Roman" w:hAnsi="Times New Roman" w:cs="Times New Roman"/>
          <w:sz w:val="28"/>
          <w:szCs w:val="28"/>
        </w:rPr>
      </w:pPr>
      <w:r w:rsidRPr="00A877B9">
        <w:rPr>
          <w:rFonts w:ascii="Times New Roman" w:hAnsi="Times New Roman" w:cs="Times New Roman"/>
          <w:sz w:val="28"/>
          <w:szCs w:val="28"/>
        </w:rPr>
        <w:t xml:space="preserve">         FIGURE-1-Mean flow time for Different scheduling Rules</w:t>
      </w:r>
    </w:p>
    <w:p w14:paraId="6D26DE7E" w14:textId="2184FB1B" w:rsidR="00822CDF" w:rsidRDefault="001A5936" w:rsidP="0040373F">
      <w:pPr>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r w:rsidR="00822CDF" w:rsidRPr="005A18B7">
        <w:rPr>
          <w:rFonts w:ascii="Times New Roman" w:hAnsi="Times New Roman" w:cs="Times New Roman"/>
          <w:noProof/>
          <w:sz w:val="24"/>
          <w:szCs w:val="24"/>
        </w:rPr>
        <w:drawing>
          <wp:inline distT="0" distB="0" distL="0" distR="0" wp14:anchorId="2705FE24" wp14:editId="5B36EE6D">
            <wp:extent cx="4572000" cy="2600537"/>
            <wp:effectExtent l="0" t="0" r="0" b="9525"/>
            <wp:docPr id="524314427" name="Chart 1">
              <a:extLst xmlns:a="http://schemas.openxmlformats.org/drawingml/2006/main">
                <a:ext uri="{FF2B5EF4-FFF2-40B4-BE49-F238E27FC236}">
                  <a16:creationId xmlns:a16="http://schemas.microsoft.com/office/drawing/2014/main" id="{31B24ED2-3D18-BD5B-5912-693C2B0F05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2DCFA0F" w14:textId="77777777" w:rsidR="001A5936" w:rsidRDefault="001A5936" w:rsidP="00E51562">
      <w:pPr>
        <w:spacing w:line="360" w:lineRule="auto"/>
        <w:rPr>
          <w:rFonts w:ascii="Times New Roman" w:hAnsi="Times New Roman" w:cs="Times New Roman"/>
          <w:sz w:val="24"/>
          <w:szCs w:val="24"/>
        </w:rPr>
      </w:pPr>
    </w:p>
    <w:p w14:paraId="0ED09008" w14:textId="0533BCC1" w:rsidR="00A877B9" w:rsidRDefault="00A877B9" w:rsidP="004A6DFA">
      <w:pPr>
        <w:spacing w:line="360" w:lineRule="auto"/>
        <w:ind w:left="720"/>
        <w:rPr>
          <w:rFonts w:ascii="Times New Roman" w:hAnsi="Times New Roman" w:cs="Times New Roman"/>
          <w:sz w:val="24"/>
          <w:szCs w:val="24"/>
        </w:rPr>
      </w:pPr>
    </w:p>
    <w:p w14:paraId="79933256" w14:textId="4E515C8B" w:rsidR="00A877B9" w:rsidRPr="00A877B9" w:rsidRDefault="00A877B9" w:rsidP="00A877B9">
      <w:pPr>
        <w:spacing w:line="360" w:lineRule="auto"/>
        <w:ind w:left="720"/>
        <w:rPr>
          <w:rFonts w:ascii="Times New Roman" w:hAnsi="Times New Roman" w:cs="Times New Roman"/>
          <w:sz w:val="28"/>
          <w:szCs w:val="28"/>
        </w:rPr>
      </w:pPr>
      <w:r>
        <w:rPr>
          <w:rFonts w:ascii="Times New Roman" w:hAnsi="Times New Roman" w:cs="Times New Roman"/>
          <w:sz w:val="24"/>
          <w:szCs w:val="24"/>
        </w:rPr>
        <w:t xml:space="preserve">     </w:t>
      </w:r>
      <w:r w:rsidRPr="00A877B9">
        <w:rPr>
          <w:rFonts w:ascii="Times New Roman" w:hAnsi="Times New Roman" w:cs="Times New Roman"/>
          <w:sz w:val="28"/>
          <w:szCs w:val="28"/>
        </w:rPr>
        <w:t>FIGURE-2-Maximum Tardiness for different Scheduling rules</w:t>
      </w:r>
    </w:p>
    <w:p w14:paraId="4DDFD7D2" w14:textId="38FB3407" w:rsidR="00A71CB1" w:rsidRDefault="00A877B9" w:rsidP="00A71CB1">
      <w:pPr>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r w:rsidR="00FC35EB">
        <w:rPr>
          <w:noProof/>
        </w:rPr>
        <w:drawing>
          <wp:inline distT="0" distB="0" distL="0" distR="0" wp14:anchorId="1807D134" wp14:editId="7EF17780">
            <wp:extent cx="4572000" cy="2743200"/>
            <wp:effectExtent l="0" t="0" r="0" b="0"/>
            <wp:docPr id="2062327927" name="Chart 1">
              <a:extLst xmlns:a="http://schemas.openxmlformats.org/drawingml/2006/main">
                <a:ext uri="{FF2B5EF4-FFF2-40B4-BE49-F238E27FC236}">
                  <a16:creationId xmlns:a16="http://schemas.microsoft.com/office/drawing/2014/main" id="{6184C6DB-AC6A-1405-AFA8-869EE9D332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DE437B5" w14:textId="77777777" w:rsidR="00D813A5" w:rsidRDefault="00D813A5" w:rsidP="00A71CB1">
      <w:pPr>
        <w:spacing w:line="360" w:lineRule="auto"/>
        <w:ind w:left="720"/>
        <w:rPr>
          <w:rFonts w:ascii="Times New Roman" w:hAnsi="Times New Roman" w:cs="Times New Roman"/>
          <w:sz w:val="24"/>
          <w:szCs w:val="24"/>
        </w:rPr>
      </w:pPr>
    </w:p>
    <w:p w14:paraId="3D262D12" w14:textId="77777777" w:rsidR="00E51562" w:rsidRDefault="00E51562" w:rsidP="00D813A5">
      <w:pPr>
        <w:spacing w:line="360" w:lineRule="auto"/>
        <w:ind w:left="720"/>
        <w:jc w:val="both"/>
        <w:rPr>
          <w:rFonts w:ascii="Times New Roman" w:eastAsia="Times New Roman" w:hAnsi="Times New Roman" w:cs="Times New Roman"/>
          <w:kern w:val="0"/>
          <w:sz w:val="26"/>
          <w:szCs w:val="26"/>
          <w:lang w:eastAsia="en-IN" w:bidi="te-IN"/>
          <w14:ligatures w14:val="none"/>
        </w:rPr>
      </w:pPr>
    </w:p>
    <w:p w14:paraId="10F08EE6" w14:textId="5EBE4023" w:rsidR="00BA4002" w:rsidRPr="00D813A5" w:rsidRDefault="00A877B9" w:rsidP="00D813A5">
      <w:pPr>
        <w:spacing w:line="360" w:lineRule="auto"/>
        <w:ind w:left="720"/>
        <w:jc w:val="both"/>
        <w:rPr>
          <w:rFonts w:ascii="Times New Roman" w:hAnsi="Times New Roman" w:cs="Times New Roman"/>
          <w:sz w:val="26"/>
          <w:szCs w:val="26"/>
        </w:rPr>
      </w:pPr>
      <w:r w:rsidRPr="00D813A5">
        <w:rPr>
          <w:rFonts w:ascii="Times New Roman" w:eastAsia="Times New Roman" w:hAnsi="Times New Roman" w:cs="Times New Roman"/>
          <w:kern w:val="0"/>
          <w:sz w:val="26"/>
          <w:szCs w:val="26"/>
          <w:lang w:eastAsia="en-IN" w:bidi="te-IN"/>
          <w14:ligatures w14:val="none"/>
        </w:rPr>
        <w:t>FIGURE-3- Comparison of Scheduling Rules based on Flow Time and</w:t>
      </w:r>
      <w:r w:rsidR="00D813A5" w:rsidRPr="00D813A5">
        <w:rPr>
          <w:rFonts w:ascii="Times New Roman" w:eastAsia="Times New Roman" w:hAnsi="Times New Roman" w:cs="Times New Roman"/>
          <w:kern w:val="0"/>
          <w:sz w:val="26"/>
          <w:szCs w:val="26"/>
          <w:lang w:eastAsia="en-IN" w:bidi="te-IN"/>
          <w14:ligatures w14:val="none"/>
        </w:rPr>
        <w:t xml:space="preserve"> </w:t>
      </w:r>
      <w:r w:rsidRPr="00D813A5">
        <w:rPr>
          <w:rFonts w:ascii="Times New Roman" w:eastAsia="Times New Roman" w:hAnsi="Times New Roman" w:cs="Times New Roman"/>
          <w:kern w:val="0"/>
          <w:sz w:val="26"/>
          <w:szCs w:val="26"/>
          <w:lang w:eastAsia="en-IN" w:bidi="te-IN"/>
          <w14:ligatures w14:val="none"/>
        </w:rPr>
        <w:t>Tardiness</w:t>
      </w:r>
    </w:p>
    <w:p w14:paraId="608E2959" w14:textId="39D5C1C1" w:rsidR="006B77BD" w:rsidRDefault="000D0996" w:rsidP="00FD5D8F">
      <w:pPr>
        <w:pStyle w:val="ListParagraph"/>
        <w:spacing w:line="360" w:lineRule="auto"/>
        <w:rPr>
          <w:rFonts w:ascii="Cambria Math" w:eastAsia="Times New Roman" w:hAnsi="Cambria Math" w:cs="Times New Roman"/>
          <w:i/>
          <w:kern w:val="0"/>
          <w:sz w:val="24"/>
          <w:szCs w:val="24"/>
          <w:lang w:eastAsia="en-IN" w:bidi="te-IN"/>
          <w14:ligatures w14:val="none"/>
        </w:rPr>
      </w:pPr>
      <w:r>
        <w:rPr>
          <w:rFonts w:ascii="Cambria Math" w:eastAsia="Times New Roman" w:hAnsi="Cambria Math" w:cs="Times New Roman"/>
          <w:i/>
          <w:kern w:val="0"/>
          <w:sz w:val="24"/>
          <w:szCs w:val="24"/>
          <w:lang w:eastAsia="en-IN" w:bidi="te-IN"/>
          <w14:ligatures w14:val="none"/>
        </w:rPr>
        <w:t xml:space="preserve">    </w:t>
      </w:r>
      <w:r>
        <w:rPr>
          <w:noProof/>
        </w:rPr>
        <w:drawing>
          <wp:inline distT="0" distB="0" distL="0" distR="0" wp14:anchorId="31CDC854" wp14:editId="16C9516A">
            <wp:extent cx="4572000" cy="2743200"/>
            <wp:effectExtent l="0" t="0" r="0" b="0"/>
            <wp:docPr id="1727112632" name="Chart 1">
              <a:extLst xmlns:a="http://schemas.openxmlformats.org/drawingml/2006/main">
                <a:ext uri="{FF2B5EF4-FFF2-40B4-BE49-F238E27FC236}">
                  <a16:creationId xmlns:a16="http://schemas.microsoft.com/office/drawing/2014/main" id="{E11AF7C5-1346-8A96-B641-82F6DF780E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B589AD0" w14:textId="05B02B67" w:rsidR="00734DAA" w:rsidRPr="00FD5D8F" w:rsidRDefault="006B77BD" w:rsidP="00734DAA">
      <w:pPr>
        <w:pStyle w:val="ListParagraph"/>
        <w:spacing w:line="360" w:lineRule="auto"/>
        <w:ind w:left="0"/>
        <w:rPr>
          <w:rFonts w:ascii="Times New Roman" w:eastAsia="Times New Roman" w:hAnsi="Times New Roman" w:cs="Times New Roman"/>
          <w:kern w:val="0"/>
          <w:sz w:val="24"/>
          <w:szCs w:val="24"/>
          <w:lang w:eastAsia="en-IN" w:bidi="te-IN"/>
          <w14:ligatures w14:val="none"/>
        </w:rPr>
      </w:pPr>
      <w:r>
        <w:rPr>
          <w:rFonts w:ascii="Times New Roman" w:eastAsia="Times New Roman" w:hAnsi="Times New Roman" w:cs="Times New Roman"/>
          <w:kern w:val="0"/>
          <w:sz w:val="24"/>
          <w:szCs w:val="24"/>
          <w:lang w:eastAsia="en-IN" w:bidi="te-IN"/>
          <w14:ligatures w14:val="none"/>
        </w:rPr>
        <w:t xml:space="preserve">              </w:t>
      </w:r>
      <w:r w:rsidR="00FD5D8F">
        <w:rPr>
          <w:rFonts w:ascii="Times New Roman" w:eastAsia="Times New Roman" w:hAnsi="Times New Roman" w:cs="Times New Roman"/>
          <w:kern w:val="0"/>
          <w:sz w:val="24"/>
          <w:szCs w:val="24"/>
          <w:lang w:eastAsia="en-IN" w:bidi="te-IN"/>
          <w14:ligatures w14:val="none"/>
        </w:rPr>
        <w:t xml:space="preserve">   </w:t>
      </w:r>
    </w:p>
    <w:tbl>
      <w:tblPr>
        <w:tblpPr w:leftFromText="180" w:rightFromText="180" w:vertAnchor="text" w:horzAnchor="page" w:tblpX="1" w:tblpY="345"/>
        <w:tblW w:w="23120" w:type="dxa"/>
        <w:tblLook w:val="0680" w:firstRow="0" w:lastRow="0" w:firstColumn="1" w:lastColumn="0" w:noHBand="1" w:noVBand="1"/>
      </w:tblPr>
      <w:tblGrid>
        <w:gridCol w:w="11225"/>
        <w:gridCol w:w="2719"/>
        <w:gridCol w:w="1418"/>
        <w:gridCol w:w="7758"/>
      </w:tblGrid>
      <w:tr w:rsidR="00FD2801" w:rsidRPr="00173AD8" w14:paraId="32F50534" w14:textId="77777777" w:rsidTr="001F411A">
        <w:trPr>
          <w:trHeight w:val="1843"/>
        </w:trPr>
        <w:tc>
          <w:tcPr>
            <w:tcW w:w="11225" w:type="dxa"/>
            <w:noWrap/>
            <w:vAlign w:val="bottom"/>
            <w:hideMark/>
          </w:tcPr>
          <w:p w14:paraId="7CD02C50" w14:textId="0B216422" w:rsidR="0059177D" w:rsidRPr="001C0F01" w:rsidRDefault="0059177D" w:rsidP="001C0F01">
            <w:pPr>
              <w:spacing w:after="0" w:line="360" w:lineRule="auto"/>
              <w:jc w:val="both"/>
              <w:rPr>
                <w:rFonts w:ascii="Times New Roman" w:eastAsia="Times New Roman" w:hAnsi="Times New Roman" w:cs="Times New Roman"/>
                <w:b/>
                <w:bCs/>
                <w:sz w:val="28"/>
                <w:szCs w:val="28"/>
                <w:lang w:eastAsia="en-IN" w:bidi="te-IN"/>
              </w:rPr>
            </w:pPr>
          </w:p>
          <w:p w14:paraId="178A3D5F" w14:textId="77777777" w:rsidR="00EC075A" w:rsidRPr="00EC075A" w:rsidRDefault="00EC075A" w:rsidP="00EC075A">
            <w:pPr>
              <w:spacing w:after="0" w:line="360" w:lineRule="auto"/>
              <w:ind w:left="1440"/>
              <w:rPr>
                <w:rFonts w:ascii="Times New Roman" w:eastAsia="Times New Roman" w:hAnsi="Times New Roman" w:cs="Times New Roman"/>
                <w:kern w:val="0"/>
                <w:sz w:val="28"/>
                <w:szCs w:val="28"/>
                <w:lang w:eastAsia="en-IN" w:bidi="te-IN"/>
                <w14:ligatures w14:val="none"/>
              </w:rPr>
            </w:pPr>
            <w:r w:rsidRPr="00EC075A">
              <w:rPr>
                <w:rFonts w:ascii="Times New Roman" w:eastAsia="Times New Roman" w:hAnsi="Times New Roman" w:cs="Times New Roman"/>
                <w:kern w:val="0"/>
                <w:sz w:val="28"/>
                <w:szCs w:val="28"/>
                <w:lang w:eastAsia="en-IN" w:bidi="te-IN"/>
                <w14:ligatures w14:val="none"/>
              </w:rPr>
              <w:t xml:space="preserve">When comparing different ways to schedule tasks, there is usually a trade-off between how fast jobs get done and whether they finish on time. The </w:t>
            </w:r>
            <w:r w:rsidRPr="00EC075A">
              <w:rPr>
                <w:rFonts w:ascii="Times New Roman" w:eastAsia="Times New Roman" w:hAnsi="Times New Roman" w:cs="Times New Roman"/>
                <w:b/>
                <w:bCs/>
                <w:kern w:val="0"/>
                <w:sz w:val="28"/>
                <w:szCs w:val="28"/>
                <w:lang w:eastAsia="en-IN" w:bidi="te-IN"/>
                <w14:ligatures w14:val="none"/>
              </w:rPr>
              <w:t>Shortest Processing Time (SPT)</w:t>
            </w:r>
            <w:r w:rsidRPr="00EC075A">
              <w:rPr>
                <w:rFonts w:ascii="Times New Roman" w:eastAsia="Times New Roman" w:hAnsi="Times New Roman" w:cs="Times New Roman"/>
                <w:kern w:val="0"/>
                <w:sz w:val="28"/>
                <w:szCs w:val="28"/>
                <w:lang w:eastAsia="en-IN" w:bidi="te-IN"/>
                <w14:ligatures w14:val="none"/>
              </w:rPr>
              <w:t xml:space="preserve"> rule is the best for speed; by finishing quick tasks first, it keeps the average wait time low (216.67), but it often results in more late jobs. On the other hand, the </w:t>
            </w:r>
            <w:r w:rsidRPr="00EC075A">
              <w:rPr>
                <w:rFonts w:ascii="Times New Roman" w:eastAsia="Times New Roman" w:hAnsi="Times New Roman" w:cs="Times New Roman"/>
                <w:b/>
                <w:bCs/>
                <w:kern w:val="0"/>
                <w:sz w:val="28"/>
                <w:szCs w:val="28"/>
                <w:lang w:eastAsia="en-IN" w:bidi="te-IN"/>
                <w14:ligatures w14:val="none"/>
              </w:rPr>
              <w:t>Earliest Due Date (EDD)</w:t>
            </w:r>
            <w:r w:rsidRPr="00EC075A">
              <w:rPr>
                <w:rFonts w:ascii="Times New Roman" w:eastAsia="Times New Roman" w:hAnsi="Times New Roman" w:cs="Times New Roman"/>
                <w:kern w:val="0"/>
                <w:sz w:val="28"/>
                <w:szCs w:val="28"/>
                <w:lang w:eastAsia="en-IN" w:bidi="te-IN"/>
                <w14:ligatures w14:val="none"/>
              </w:rPr>
              <w:t xml:space="preserve"> rule focuses on deadlines. While this helps finish jobs on time (reducing the maximum lateness to 407), it makes the overall process slower, with a higher average completion time of 250.80.</w:t>
            </w:r>
          </w:p>
          <w:p w14:paraId="710E29D8" w14:textId="4C4F6E1F" w:rsidR="00E51562" w:rsidRDefault="00EC075A" w:rsidP="008A776F">
            <w:pPr>
              <w:spacing w:after="0" w:line="360" w:lineRule="auto"/>
              <w:ind w:left="1440"/>
              <w:rPr>
                <w:rFonts w:ascii="Times New Roman" w:eastAsia="Times New Roman" w:hAnsi="Times New Roman" w:cs="Times New Roman"/>
                <w:kern w:val="0"/>
                <w:sz w:val="28"/>
                <w:szCs w:val="28"/>
                <w:lang w:eastAsia="en-IN" w:bidi="te-IN"/>
                <w14:ligatures w14:val="none"/>
              </w:rPr>
            </w:pPr>
            <w:r w:rsidRPr="00EC075A">
              <w:rPr>
                <w:rFonts w:ascii="Times New Roman" w:eastAsia="Times New Roman" w:hAnsi="Times New Roman" w:cs="Times New Roman"/>
                <w:kern w:val="0"/>
                <w:sz w:val="28"/>
                <w:szCs w:val="28"/>
                <w:lang w:eastAsia="en-IN" w:bidi="te-IN"/>
                <w14:ligatures w14:val="none"/>
              </w:rPr>
              <w:t xml:space="preserve">The </w:t>
            </w:r>
            <w:r w:rsidRPr="00EC075A">
              <w:rPr>
                <w:rFonts w:ascii="Times New Roman" w:eastAsia="Times New Roman" w:hAnsi="Times New Roman" w:cs="Times New Roman"/>
                <w:b/>
                <w:bCs/>
                <w:kern w:val="0"/>
                <w:sz w:val="28"/>
                <w:szCs w:val="28"/>
                <w:lang w:eastAsia="en-IN" w:bidi="te-IN"/>
                <w14:ligatures w14:val="none"/>
              </w:rPr>
              <w:t>normalized hybrid rule</w:t>
            </w:r>
            <w:r w:rsidRPr="00EC075A">
              <w:rPr>
                <w:rFonts w:ascii="Times New Roman" w:eastAsia="Times New Roman" w:hAnsi="Times New Roman" w:cs="Times New Roman"/>
                <w:kern w:val="0"/>
                <w:sz w:val="28"/>
                <w:szCs w:val="28"/>
                <w:lang w:eastAsia="en-IN" w:bidi="te-IN"/>
                <w14:ligatures w14:val="none"/>
              </w:rPr>
              <w:t xml:space="preserve"> offers the best of both worlds. Instead of focusing on just one goal, it looks at both the job length and the deadline at the same time. By balancing these two factors fairly, it prevents one from ignoring the other. This "middle-ground" approach reduces lateness while still keeping the workflow fast and efficient. Because it handles these competing priorities so well, it is often the most practical choice for solving real-world scheduling problems.</w:t>
            </w:r>
          </w:p>
          <w:p w14:paraId="057EDEF2" w14:textId="77777777" w:rsidR="0054431A" w:rsidRPr="008A776F" w:rsidRDefault="0054431A" w:rsidP="008A776F">
            <w:pPr>
              <w:spacing w:after="0" w:line="360" w:lineRule="auto"/>
              <w:ind w:left="1440"/>
              <w:rPr>
                <w:rFonts w:ascii="Times New Roman" w:eastAsia="Times New Roman" w:hAnsi="Times New Roman" w:cs="Times New Roman"/>
                <w:kern w:val="0"/>
                <w:sz w:val="28"/>
                <w:szCs w:val="28"/>
                <w:lang w:eastAsia="en-IN" w:bidi="te-IN"/>
                <w14:ligatures w14:val="none"/>
              </w:rPr>
            </w:pPr>
          </w:p>
          <w:p w14:paraId="23B88A54" w14:textId="5A8FE3B9" w:rsidR="0059177D" w:rsidRPr="002D08C2" w:rsidRDefault="00837CE8" w:rsidP="0059177D">
            <w:pPr>
              <w:spacing w:after="0" w:line="360" w:lineRule="auto"/>
              <w:ind w:left="1440"/>
              <w:jc w:val="both"/>
              <w:rPr>
                <w:rFonts w:ascii="Times New Roman" w:eastAsia="Times New Roman" w:hAnsi="Times New Roman" w:cs="Times New Roman"/>
                <w:b/>
                <w:bCs/>
                <w:kern w:val="0"/>
                <w:sz w:val="28"/>
                <w:szCs w:val="28"/>
                <w:lang w:eastAsia="en-IN" w:bidi="te-IN"/>
                <w14:ligatures w14:val="none"/>
              </w:rPr>
            </w:pPr>
            <w:r>
              <w:rPr>
                <w:rFonts w:ascii="Times New Roman" w:eastAsia="Times New Roman" w:hAnsi="Times New Roman" w:cs="Times New Roman"/>
                <w:b/>
                <w:bCs/>
                <w:kern w:val="0"/>
                <w:sz w:val="28"/>
                <w:szCs w:val="28"/>
                <w:lang w:eastAsia="en-IN" w:bidi="te-IN"/>
                <w14:ligatures w14:val="none"/>
              </w:rPr>
              <w:t>5.</w:t>
            </w:r>
            <w:r w:rsidR="0059177D" w:rsidRPr="002D08C2">
              <w:rPr>
                <w:rFonts w:ascii="Times New Roman" w:eastAsia="Times New Roman" w:hAnsi="Times New Roman" w:cs="Times New Roman"/>
                <w:b/>
                <w:bCs/>
                <w:kern w:val="0"/>
                <w:sz w:val="28"/>
                <w:szCs w:val="28"/>
                <w:lang w:eastAsia="en-IN" w:bidi="te-IN"/>
                <w14:ligatures w14:val="none"/>
              </w:rPr>
              <w:t>CONCLUSION</w:t>
            </w:r>
            <w:r w:rsidR="0059177D" w:rsidRPr="0018430F">
              <w:rPr>
                <w:rFonts w:ascii="Times New Roman" w:eastAsia="Times New Roman" w:hAnsi="Times New Roman" w:cs="Times New Roman"/>
                <w:b/>
                <w:bCs/>
                <w:kern w:val="0"/>
                <w:sz w:val="28"/>
                <w:szCs w:val="28"/>
                <w:lang w:eastAsia="en-IN" w:bidi="te-IN"/>
                <w14:ligatures w14:val="none"/>
              </w:rPr>
              <w:t xml:space="preserve"> </w:t>
            </w:r>
          </w:p>
          <w:p w14:paraId="4C541A4D" w14:textId="2AC1EDB7" w:rsidR="0054431A" w:rsidRDefault="0059177D" w:rsidP="008E46DF">
            <w:pPr>
              <w:spacing w:after="0" w:line="360" w:lineRule="auto"/>
              <w:ind w:left="1440"/>
              <w:jc w:val="both"/>
              <w:rPr>
                <w:rFonts w:ascii="Times New Roman" w:eastAsia="Times New Roman" w:hAnsi="Times New Roman" w:cs="Times New Roman"/>
                <w:kern w:val="0"/>
                <w:sz w:val="28"/>
                <w:szCs w:val="28"/>
                <w:lang w:eastAsia="en-IN" w:bidi="te-IN"/>
                <w14:ligatures w14:val="none"/>
              </w:rPr>
            </w:pPr>
            <w:r w:rsidRPr="002D08C2">
              <w:rPr>
                <w:rFonts w:ascii="Times New Roman" w:eastAsia="Times New Roman" w:hAnsi="Times New Roman" w:cs="Times New Roman"/>
                <w:kern w:val="0"/>
                <w:sz w:val="28"/>
                <w:szCs w:val="28"/>
                <w:lang w:eastAsia="en-IN" w:bidi="te-IN"/>
                <w14:ligatures w14:val="none"/>
              </w:rPr>
              <w:t xml:space="preserve">This study </w:t>
            </w:r>
            <w:proofErr w:type="spellStart"/>
            <w:r w:rsidRPr="002D08C2">
              <w:rPr>
                <w:rFonts w:ascii="Times New Roman" w:eastAsia="Times New Roman" w:hAnsi="Times New Roman" w:cs="Times New Roman"/>
                <w:kern w:val="0"/>
                <w:sz w:val="28"/>
                <w:szCs w:val="28"/>
                <w:lang w:eastAsia="en-IN" w:bidi="te-IN"/>
                <w14:ligatures w14:val="none"/>
              </w:rPr>
              <w:t>analyzed</w:t>
            </w:r>
            <w:proofErr w:type="spellEnd"/>
            <w:r w:rsidRPr="002D08C2">
              <w:rPr>
                <w:rFonts w:ascii="Times New Roman" w:eastAsia="Times New Roman" w:hAnsi="Times New Roman" w:cs="Times New Roman"/>
                <w:kern w:val="0"/>
                <w:sz w:val="28"/>
                <w:szCs w:val="28"/>
                <w:lang w:eastAsia="en-IN" w:bidi="te-IN"/>
                <w14:ligatures w14:val="none"/>
              </w:rPr>
              <w:t xml:space="preserve"> different scheduling rules for a single-machine system. Traditional rules such as SPT and EDD optimize individual performance measures but fail to provide a balanced solution. The proposed normalized hybrid rule effectively balances flow time and tardiness, making it a suitable approach for real-world applications. The method is flexible and can be adapted based on operational priorities.</w:t>
            </w:r>
          </w:p>
          <w:p w14:paraId="00330E51" w14:textId="77777777" w:rsidR="008E46DF" w:rsidRPr="008E46DF" w:rsidRDefault="008E46DF" w:rsidP="008E46DF">
            <w:pPr>
              <w:spacing w:after="0" w:line="360" w:lineRule="auto"/>
              <w:ind w:left="1440"/>
              <w:jc w:val="both"/>
              <w:rPr>
                <w:rFonts w:ascii="Times New Roman" w:eastAsia="Times New Roman" w:hAnsi="Times New Roman" w:cs="Times New Roman"/>
                <w:kern w:val="0"/>
                <w:sz w:val="28"/>
                <w:szCs w:val="28"/>
                <w:lang w:eastAsia="en-IN" w:bidi="te-IN"/>
                <w14:ligatures w14:val="none"/>
              </w:rPr>
            </w:pPr>
          </w:p>
          <w:p w14:paraId="5DFD0035" w14:textId="18085EDA" w:rsidR="0059177D" w:rsidRDefault="00837CE8" w:rsidP="0059177D">
            <w:pPr>
              <w:spacing w:after="0" w:line="360" w:lineRule="auto"/>
              <w:ind w:left="1440"/>
              <w:jc w:val="both"/>
              <w:rPr>
                <w:rFonts w:ascii="Times New Roman" w:eastAsia="Times New Roman" w:hAnsi="Times New Roman" w:cs="Times New Roman"/>
                <w:b/>
                <w:bCs/>
                <w:sz w:val="28"/>
                <w:szCs w:val="28"/>
                <w:lang w:eastAsia="en-IN" w:bidi="te-IN"/>
              </w:rPr>
            </w:pPr>
            <w:r>
              <w:rPr>
                <w:rFonts w:ascii="Times New Roman" w:eastAsia="Times New Roman" w:hAnsi="Times New Roman" w:cs="Times New Roman"/>
                <w:b/>
                <w:bCs/>
                <w:kern w:val="0"/>
                <w:sz w:val="28"/>
                <w:szCs w:val="28"/>
                <w:lang w:eastAsia="en-IN" w:bidi="te-IN"/>
                <w14:ligatures w14:val="none"/>
              </w:rPr>
              <w:t>7</w:t>
            </w:r>
            <w:r w:rsidR="0059177D" w:rsidRPr="002D08C2">
              <w:rPr>
                <w:rFonts w:ascii="Times New Roman" w:eastAsia="Times New Roman" w:hAnsi="Times New Roman" w:cs="Times New Roman"/>
                <w:b/>
                <w:bCs/>
                <w:kern w:val="0"/>
                <w:sz w:val="28"/>
                <w:szCs w:val="28"/>
                <w:lang w:eastAsia="en-IN" w:bidi="te-IN"/>
                <w14:ligatures w14:val="none"/>
              </w:rPr>
              <w:t xml:space="preserve">. </w:t>
            </w:r>
            <w:r w:rsidR="0059177D" w:rsidRPr="0018430F">
              <w:rPr>
                <w:rFonts w:ascii="Times New Roman" w:eastAsia="Times New Roman" w:hAnsi="Times New Roman" w:cs="Times New Roman"/>
                <w:b/>
                <w:bCs/>
                <w:kern w:val="0"/>
                <w:sz w:val="28"/>
                <w:szCs w:val="28"/>
                <w:lang w:eastAsia="en-IN" w:bidi="te-IN"/>
                <w14:ligatures w14:val="none"/>
              </w:rPr>
              <w:t>REFERENCES</w:t>
            </w:r>
          </w:p>
          <w:p w14:paraId="752A48A5" w14:textId="77777777" w:rsidR="00D141F4" w:rsidRDefault="00D141F4"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Blackstone, J. H. (1982).</w:t>
            </w:r>
            <w:r w:rsidRPr="7A3114BE">
              <w:rPr>
                <w:rFonts w:ascii="Times New Roman" w:eastAsia="Times New Roman" w:hAnsi="Times New Roman" w:cs="Times New Roman"/>
                <w:color w:val="1F1F1F"/>
                <w:sz w:val="28"/>
                <w:szCs w:val="28"/>
              </w:rPr>
              <w:t xml:space="preserve"> "State-of-the-art survey of dispatching rules."</w:t>
            </w:r>
          </w:p>
          <w:p w14:paraId="316A83A9" w14:textId="6E24A990" w:rsidR="0097513E" w:rsidRPr="0097513E" w:rsidRDefault="0097513E" w:rsidP="0097513E">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13">
              <w:r w:rsidRPr="7A3114BE">
                <w:rPr>
                  <w:rStyle w:val="Hyperlink"/>
                  <w:rFonts w:ascii="Times New Roman" w:eastAsia="Times New Roman" w:hAnsi="Times New Roman" w:cs="Times New Roman"/>
                  <w:color w:val="0B57D0"/>
                  <w:sz w:val="28"/>
                  <w:szCs w:val="28"/>
                </w:rPr>
                <w:t>https://www.tandfonline.com/doi/abs/10.1080/00207548208947745</w:t>
              </w:r>
            </w:hyperlink>
          </w:p>
          <w:p w14:paraId="302A7E1C" w14:textId="77777777" w:rsidR="0059177D" w:rsidRDefault="0059177D" w:rsidP="00D141F4">
            <w:pPr>
              <w:pStyle w:val="ListParagraph"/>
              <w:numPr>
                <w:ilvl w:val="0"/>
                <w:numId w:val="3"/>
              </w:numPr>
              <w:spacing w:before="240" w:after="240" w:line="360" w:lineRule="auto"/>
              <w:jc w:val="both"/>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Smith, W. E. (1956).</w:t>
            </w:r>
            <w:r w:rsidRPr="7A3114BE">
              <w:rPr>
                <w:rFonts w:ascii="Times New Roman" w:eastAsia="Times New Roman" w:hAnsi="Times New Roman" w:cs="Times New Roman"/>
                <w:color w:val="1F1F1F"/>
                <w:sz w:val="28"/>
                <w:szCs w:val="28"/>
              </w:rPr>
              <w:t xml:space="preserve"> "Various optimizers for single-stage production." </w:t>
            </w:r>
          </w:p>
          <w:p w14:paraId="6934C5CC" w14:textId="77777777" w:rsidR="0059177D" w:rsidRDefault="0059177D" w:rsidP="00D141F4">
            <w:pPr>
              <w:pStyle w:val="ListParagraph"/>
              <w:numPr>
                <w:ilvl w:val="1"/>
                <w:numId w:val="3"/>
              </w:numPr>
              <w:spacing w:before="240" w:after="240" w:line="360" w:lineRule="auto"/>
              <w:jc w:val="both"/>
              <w:rPr>
                <w:rFonts w:ascii="Times New Roman" w:eastAsia="Times New Roman" w:hAnsi="Times New Roman" w:cs="Times New Roman"/>
                <w:color w:val="0B57D0"/>
                <w:sz w:val="28"/>
                <w:szCs w:val="28"/>
              </w:rPr>
            </w:pPr>
            <w:hyperlink r:id="rId14">
              <w:r w:rsidRPr="7A3114BE">
                <w:rPr>
                  <w:rStyle w:val="Hyperlink"/>
                  <w:rFonts w:ascii="Times New Roman" w:eastAsia="Times New Roman" w:hAnsi="Times New Roman" w:cs="Times New Roman"/>
                  <w:color w:val="0B57D0"/>
                  <w:sz w:val="28"/>
                  <w:szCs w:val="28"/>
                </w:rPr>
                <w:t>https://onlinelibrary.wiley.com/doi/abs/10.1002/nav.3800030106</w:t>
              </w:r>
            </w:hyperlink>
          </w:p>
          <w:p w14:paraId="6ADF3326" w14:textId="77777777" w:rsidR="00AE60A3" w:rsidRDefault="00AE60A3" w:rsidP="00AE60A3">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lastRenderedPageBreak/>
              <w:t>Springer.</w:t>
            </w:r>
            <w:r w:rsidRPr="7A3114BE">
              <w:rPr>
                <w:rFonts w:ascii="Times New Roman" w:eastAsia="Times New Roman" w:hAnsi="Times New Roman" w:cs="Times New Roman"/>
                <w:color w:val="1F1F1F"/>
                <w:sz w:val="28"/>
                <w:szCs w:val="28"/>
              </w:rPr>
              <w:t xml:space="preserve"> "Normalized Priority Rules in Single-Machine Systems." </w:t>
            </w:r>
          </w:p>
          <w:p w14:paraId="77C13C0C" w14:textId="4D0BA02C" w:rsidR="0059177D" w:rsidRPr="00AE60A3" w:rsidRDefault="00AE60A3" w:rsidP="00AE60A3">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15">
              <w:r w:rsidRPr="7A3114BE">
                <w:rPr>
                  <w:rStyle w:val="Hyperlink"/>
                  <w:rFonts w:ascii="Times New Roman" w:eastAsia="Times New Roman" w:hAnsi="Times New Roman" w:cs="Times New Roman"/>
                  <w:color w:val="0B57D0"/>
                  <w:sz w:val="28"/>
                  <w:szCs w:val="28"/>
                </w:rPr>
                <w:t>https://link.springer.com/journal/10951</w:t>
              </w:r>
            </w:hyperlink>
          </w:p>
          <w:p w14:paraId="4B299C9C"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Pinedo, M. L. (2016).</w:t>
            </w:r>
            <w:r w:rsidRPr="7A3114BE">
              <w:rPr>
                <w:rFonts w:ascii="Times New Roman" w:eastAsia="Times New Roman" w:hAnsi="Times New Roman" w:cs="Times New Roman"/>
                <w:color w:val="1F1F1F"/>
                <w:sz w:val="28"/>
                <w:szCs w:val="28"/>
              </w:rPr>
              <w:t xml:space="preserve"> </w:t>
            </w:r>
            <w:r w:rsidRPr="7A3114BE">
              <w:rPr>
                <w:rFonts w:ascii="Times New Roman" w:eastAsia="Times New Roman" w:hAnsi="Times New Roman" w:cs="Times New Roman"/>
                <w:i/>
                <w:iCs/>
                <w:color w:val="1F1F1F"/>
                <w:sz w:val="28"/>
                <w:szCs w:val="28"/>
              </w:rPr>
              <w:t>Scheduling: Theory, Algorithms, and Systems</w:t>
            </w:r>
            <w:r w:rsidRPr="7A3114BE">
              <w:rPr>
                <w:rFonts w:ascii="Times New Roman" w:eastAsia="Times New Roman" w:hAnsi="Times New Roman" w:cs="Times New Roman"/>
                <w:color w:val="1F1F1F"/>
                <w:sz w:val="28"/>
                <w:szCs w:val="28"/>
              </w:rPr>
              <w:t xml:space="preserve">. </w:t>
            </w:r>
          </w:p>
          <w:p w14:paraId="1669D714"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16">
              <w:r w:rsidRPr="7A3114BE">
                <w:rPr>
                  <w:rStyle w:val="Hyperlink"/>
                  <w:rFonts w:ascii="Times New Roman" w:eastAsia="Times New Roman" w:hAnsi="Times New Roman" w:cs="Times New Roman"/>
                  <w:color w:val="0B57D0"/>
                  <w:sz w:val="28"/>
                  <w:szCs w:val="28"/>
                </w:rPr>
                <w:t>https://link.springer.com/book/10.1007/978-3-319-26580-3</w:t>
              </w:r>
            </w:hyperlink>
          </w:p>
          <w:p w14:paraId="756CDBE6"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ScienceDirect.</w:t>
            </w:r>
            <w:r w:rsidRPr="7A3114BE">
              <w:rPr>
                <w:rFonts w:ascii="Times New Roman" w:eastAsia="Times New Roman" w:hAnsi="Times New Roman" w:cs="Times New Roman"/>
                <w:color w:val="1F1F1F"/>
                <w:sz w:val="28"/>
                <w:szCs w:val="28"/>
              </w:rPr>
              <w:t xml:space="preserve"> "Single-Machine Scheduling with General Learning Functions." </w:t>
            </w:r>
          </w:p>
          <w:p w14:paraId="6C3D0B40"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17">
              <w:r w:rsidRPr="7A3114BE">
                <w:rPr>
                  <w:rStyle w:val="Hyperlink"/>
                  <w:rFonts w:ascii="Times New Roman" w:eastAsia="Times New Roman" w:hAnsi="Times New Roman" w:cs="Times New Roman"/>
                  <w:color w:val="0B57D0"/>
                  <w:sz w:val="28"/>
                  <w:szCs w:val="28"/>
                </w:rPr>
                <w:t>https://www.sciencedirect.com/science/article/pii/S089812210800271X</w:t>
              </w:r>
            </w:hyperlink>
          </w:p>
          <w:p w14:paraId="7CE58A76"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ScienceDirect.</w:t>
            </w:r>
            <w:r w:rsidRPr="7A3114BE">
              <w:rPr>
                <w:rFonts w:ascii="Times New Roman" w:eastAsia="Times New Roman" w:hAnsi="Times New Roman" w:cs="Times New Roman"/>
                <w:color w:val="1F1F1F"/>
                <w:sz w:val="28"/>
                <w:szCs w:val="28"/>
              </w:rPr>
              <w:t xml:space="preserve"> "Single-Machine Scheduling with Time-Dependent Learning Effect." </w:t>
            </w:r>
          </w:p>
          <w:p w14:paraId="0CFDC695"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18">
              <w:r w:rsidRPr="7A3114BE">
                <w:rPr>
                  <w:rStyle w:val="Hyperlink"/>
                  <w:rFonts w:ascii="Times New Roman" w:eastAsia="Times New Roman" w:hAnsi="Times New Roman" w:cs="Times New Roman"/>
                  <w:color w:val="0B57D0"/>
                  <w:sz w:val="28"/>
                  <w:szCs w:val="28"/>
                </w:rPr>
                <w:t>https://www.sciencedirect.com/science/article/pii/S030504830800115X</w:t>
              </w:r>
            </w:hyperlink>
          </w:p>
          <w:p w14:paraId="7EB80363"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IEEE Xplore.</w:t>
            </w:r>
            <w:r w:rsidRPr="7A3114BE">
              <w:rPr>
                <w:rFonts w:ascii="Times New Roman" w:eastAsia="Times New Roman" w:hAnsi="Times New Roman" w:cs="Times New Roman"/>
                <w:color w:val="1F1F1F"/>
                <w:sz w:val="28"/>
                <w:szCs w:val="28"/>
              </w:rPr>
              <w:t xml:space="preserve"> "Multi-Objective Scheduling Rules for Manufacturing Workshops." </w:t>
            </w:r>
          </w:p>
          <w:p w14:paraId="7466F52E"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19">
              <w:r w:rsidRPr="7A3114BE">
                <w:rPr>
                  <w:rStyle w:val="Hyperlink"/>
                  <w:rFonts w:ascii="Times New Roman" w:eastAsia="Times New Roman" w:hAnsi="Times New Roman" w:cs="Times New Roman"/>
                  <w:color w:val="0B57D0"/>
                  <w:sz w:val="28"/>
                  <w:szCs w:val="28"/>
                </w:rPr>
                <w:t>https://ieeexplore.ieee.org/xpl/recent_issue.jsp?punumber=70</w:t>
              </w:r>
            </w:hyperlink>
          </w:p>
          <w:p w14:paraId="2CD8EE9B"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Springer.</w:t>
            </w:r>
            <w:r w:rsidRPr="7A3114BE">
              <w:rPr>
                <w:rFonts w:ascii="Times New Roman" w:eastAsia="Times New Roman" w:hAnsi="Times New Roman" w:cs="Times New Roman"/>
                <w:color w:val="1F1F1F"/>
                <w:sz w:val="28"/>
                <w:szCs w:val="28"/>
              </w:rPr>
              <w:t xml:space="preserve"> "Normalized Priority Rules in Single-Machine Systems." </w:t>
            </w:r>
          </w:p>
          <w:p w14:paraId="194684C1"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20">
              <w:r w:rsidRPr="7A3114BE">
                <w:rPr>
                  <w:rStyle w:val="Hyperlink"/>
                  <w:rFonts w:ascii="Times New Roman" w:eastAsia="Times New Roman" w:hAnsi="Times New Roman" w:cs="Times New Roman"/>
                  <w:color w:val="0B57D0"/>
                  <w:sz w:val="28"/>
                  <w:szCs w:val="28"/>
                </w:rPr>
                <w:t>https://link.springer.com/journal/10951</w:t>
              </w:r>
            </w:hyperlink>
          </w:p>
          <w:p w14:paraId="415FAECA"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Microsoft.</w:t>
            </w:r>
            <w:r w:rsidRPr="7A3114BE">
              <w:rPr>
                <w:rFonts w:ascii="Times New Roman" w:eastAsia="Times New Roman" w:hAnsi="Times New Roman" w:cs="Times New Roman"/>
                <w:color w:val="1F1F1F"/>
                <w:sz w:val="28"/>
                <w:szCs w:val="28"/>
              </w:rPr>
              <w:t xml:space="preserve"> "Excel documentation for RAND function." </w:t>
            </w:r>
          </w:p>
          <w:p w14:paraId="0EC14A96"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21">
              <w:r w:rsidRPr="7A3114BE">
                <w:rPr>
                  <w:rStyle w:val="Hyperlink"/>
                  <w:rFonts w:ascii="Times New Roman" w:eastAsia="Times New Roman" w:hAnsi="Times New Roman" w:cs="Times New Roman"/>
                  <w:color w:val="0B57D0"/>
                  <w:sz w:val="28"/>
                  <w:szCs w:val="28"/>
                </w:rPr>
                <w:t>https://support.microsoft.com/en-us/office/rand-function-4e015d26-3023-4554-93e1-5e74d156637e</w:t>
              </w:r>
            </w:hyperlink>
          </w:p>
          <w:p w14:paraId="28570FBF"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Law, A. M. (2014).</w:t>
            </w:r>
            <w:r w:rsidRPr="7A3114BE">
              <w:rPr>
                <w:rFonts w:ascii="Times New Roman" w:eastAsia="Times New Roman" w:hAnsi="Times New Roman" w:cs="Times New Roman"/>
                <w:color w:val="1F1F1F"/>
                <w:sz w:val="28"/>
                <w:szCs w:val="28"/>
              </w:rPr>
              <w:t xml:space="preserve"> </w:t>
            </w:r>
            <w:r w:rsidRPr="7A3114BE">
              <w:rPr>
                <w:rFonts w:ascii="Times New Roman" w:eastAsia="Times New Roman" w:hAnsi="Times New Roman" w:cs="Times New Roman"/>
                <w:i/>
                <w:iCs/>
                <w:color w:val="1F1F1F"/>
                <w:sz w:val="28"/>
                <w:szCs w:val="28"/>
              </w:rPr>
              <w:t xml:space="preserve">Simulation </w:t>
            </w:r>
            <w:proofErr w:type="spellStart"/>
            <w:r w:rsidRPr="7A3114BE">
              <w:rPr>
                <w:rFonts w:ascii="Times New Roman" w:eastAsia="Times New Roman" w:hAnsi="Times New Roman" w:cs="Times New Roman"/>
                <w:i/>
                <w:iCs/>
                <w:color w:val="1F1F1F"/>
                <w:sz w:val="28"/>
                <w:szCs w:val="28"/>
              </w:rPr>
              <w:t>Modeling</w:t>
            </w:r>
            <w:proofErr w:type="spellEnd"/>
            <w:r w:rsidRPr="7A3114BE">
              <w:rPr>
                <w:rFonts w:ascii="Times New Roman" w:eastAsia="Times New Roman" w:hAnsi="Times New Roman" w:cs="Times New Roman"/>
                <w:i/>
                <w:iCs/>
                <w:color w:val="1F1F1F"/>
                <w:sz w:val="28"/>
                <w:szCs w:val="28"/>
              </w:rPr>
              <w:t xml:space="preserve"> and Analysis</w:t>
            </w:r>
            <w:r w:rsidRPr="7A3114BE">
              <w:rPr>
                <w:rFonts w:ascii="Times New Roman" w:eastAsia="Times New Roman" w:hAnsi="Times New Roman" w:cs="Times New Roman"/>
                <w:color w:val="1F1F1F"/>
                <w:sz w:val="28"/>
                <w:szCs w:val="28"/>
              </w:rPr>
              <w:t xml:space="preserve">. </w:t>
            </w:r>
          </w:p>
          <w:p w14:paraId="2F03CF28"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22">
              <w:r w:rsidRPr="7A3114BE">
                <w:rPr>
                  <w:rStyle w:val="Hyperlink"/>
                  <w:rFonts w:ascii="Times New Roman" w:eastAsia="Times New Roman" w:hAnsi="Times New Roman" w:cs="Times New Roman"/>
                  <w:color w:val="0B57D0"/>
                  <w:sz w:val="28"/>
                  <w:szCs w:val="28"/>
                </w:rPr>
                <w:t>https://www.mheducation.com/highered/product/simulation-modeling-analysis-law/M9780073401324.html</w:t>
              </w:r>
            </w:hyperlink>
          </w:p>
          <w:p w14:paraId="402EF0EC"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proofErr w:type="spellStart"/>
            <w:r w:rsidRPr="7A3114BE">
              <w:rPr>
                <w:rFonts w:ascii="Times New Roman" w:eastAsia="Times New Roman" w:hAnsi="Times New Roman" w:cs="Times New Roman"/>
                <w:b/>
                <w:bCs/>
                <w:color w:val="1F1F1F"/>
                <w:sz w:val="28"/>
                <w:szCs w:val="28"/>
              </w:rPr>
              <w:t>Panwalkar</w:t>
            </w:r>
            <w:proofErr w:type="spellEnd"/>
            <w:r w:rsidRPr="7A3114BE">
              <w:rPr>
                <w:rFonts w:ascii="Times New Roman" w:eastAsia="Times New Roman" w:hAnsi="Times New Roman" w:cs="Times New Roman"/>
                <w:b/>
                <w:bCs/>
                <w:color w:val="1F1F1F"/>
                <w:sz w:val="28"/>
                <w:szCs w:val="28"/>
              </w:rPr>
              <w:t>, S. S., &amp; Iskander, W. (1977).</w:t>
            </w:r>
            <w:r w:rsidRPr="7A3114BE">
              <w:rPr>
                <w:rFonts w:ascii="Times New Roman" w:eastAsia="Times New Roman" w:hAnsi="Times New Roman" w:cs="Times New Roman"/>
                <w:color w:val="1F1F1F"/>
                <w:sz w:val="28"/>
                <w:szCs w:val="28"/>
              </w:rPr>
              <w:t xml:space="preserve"> "A Survey of Scheduling Rules."</w:t>
            </w:r>
          </w:p>
          <w:p w14:paraId="63DD5AD5"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23">
              <w:r w:rsidRPr="7A3114BE">
                <w:rPr>
                  <w:rStyle w:val="Hyperlink"/>
                  <w:rFonts w:ascii="Times New Roman" w:eastAsia="Times New Roman" w:hAnsi="Times New Roman" w:cs="Times New Roman"/>
                  <w:color w:val="0B57D0"/>
                  <w:sz w:val="28"/>
                  <w:szCs w:val="28"/>
                </w:rPr>
                <w:t>https://pubsonline.informs.org/doi/abs/10.1287/opre.25.1.45</w:t>
              </w:r>
            </w:hyperlink>
          </w:p>
          <w:p w14:paraId="3DF29A0F" w14:textId="4D0EC299"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Moore, J. M. (1968).</w:t>
            </w:r>
            <w:r w:rsidRPr="7A3114BE">
              <w:rPr>
                <w:rFonts w:ascii="Times New Roman" w:eastAsia="Times New Roman" w:hAnsi="Times New Roman" w:cs="Times New Roman"/>
                <w:color w:val="1F1F1F"/>
                <w:sz w:val="28"/>
                <w:szCs w:val="28"/>
              </w:rPr>
              <w:t xml:space="preserve"> " </w:t>
            </w:r>
            <w:r w:rsidR="0070532C">
              <w:rPr>
                <w:rFonts w:ascii="Times New Roman" w:eastAsia="Times New Roman" w:hAnsi="Times New Roman" w:cs="Times New Roman"/>
                <w:color w:val="1F1F1F"/>
                <w:sz w:val="28"/>
                <w:szCs w:val="28"/>
              </w:rPr>
              <w:t>O</w:t>
            </w:r>
            <w:r w:rsidRPr="7A3114BE">
              <w:rPr>
                <w:rFonts w:ascii="Times New Roman" w:eastAsia="Times New Roman" w:hAnsi="Times New Roman" w:cs="Times New Roman"/>
                <w:color w:val="1F1F1F"/>
                <w:sz w:val="28"/>
                <w:szCs w:val="28"/>
              </w:rPr>
              <w:t>ne machine sequencing algorithm."</w:t>
            </w:r>
          </w:p>
          <w:p w14:paraId="1F0D14E2"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24">
              <w:r w:rsidRPr="7A3114BE">
                <w:rPr>
                  <w:rStyle w:val="Hyperlink"/>
                  <w:rFonts w:ascii="Times New Roman" w:eastAsia="Times New Roman" w:hAnsi="Times New Roman" w:cs="Times New Roman"/>
                  <w:color w:val="0B57D0"/>
                  <w:sz w:val="28"/>
                  <w:szCs w:val="28"/>
                </w:rPr>
                <w:t>https://pubsonline.informs.org/doi/abs/10.1287/mnsc.15.1.102</w:t>
              </w:r>
            </w:hyperlink>
          </w:p>
          <w:p w14:paraId="53E6D700"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Conway, R. W., et al. (1967).</w:t>
            </w:r>
            <w:r w:rsidRPr="7A3114BE">
              <w:rPr>
                <w:rFonts w:ascii="Times New Roman" w:eastAsia="Times New Roman" w:hAnsi="Times New Roman" w:cs="Times New Roman"/>
                <w:color w:val="1F1F1F"/>
                <w:sz w:val="28"/>
                <w:szCs w:val="28"/>
              </w:rPr>
              <w:t xml:space="preserve"> </w:t>
            </w:r>
            <w:r w:rsidRPr="7A3114BE">
              <w:rPr>
                <w:rFonts w:ascii="Times New Roman" w:eastAsia="Times New Roman" w:hAnsi="Times New Roman" w:cs="Times New Roman"/>
                <w:i/>
                <w:iCs/>
                <w:color w:val="1F1F1F"/>
                <w:sz w:val="28"/>
                <w:szCs w:val="28"/>
              </w:rPr>
              <w:t>Theory of Scheduling</w:t>
            </w:r>
            <w:r w:rsidRPr="7A3114BE">
              <w:rPr>
                <w:rFonts w:ascii="Times New Roman" w:eastAsia="Times New Roman" w:hAnsi="Times New Roman" w:cs="Times New Roman"/>
                <w:color w:val="1F1F1F"/>
                <w:sz w:val="28"/>
                <w:szCs w:val="28"/>
              </w:rPr>
              <w:t>.</w:t>
            </w:r>
          </w:p>
          <w:p w14:paraId="59D2FDFB"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25">
              <w:r w:rsidRPr="7A3114BE">
                <w:rPr>
                  <w:rStyle w:val="Hyperlink"/>
                  <w:rFonts w:ascii="Times New Roman" w:eastAsia="Times New Roman" w:hAnsi="Times New Roman" w:cs="Times New Roman"/>
                  <w:color w:val="0B57D0"/>
                  <w:sz w:val="28"/>
                  <w:szCs w:val="28"/>
                </w:rPr>
                <w:t>https://archive.org/details/theoryofscheduli0000conw</w:t>
              </w:r>
            </w:hyperlink>
          </w:p>
          <w:p w14:paraId="0E665E01"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Du, J., &amp; Leung, J. Y. T. (1990).</w:t>
            </w:r>
            <w:r w:rsidRPr="7A3114BE">
              <w:rPr>
                <w:rFonts w:ascii="Times New Roman" w:eastAsia="Times New Roman" w:hAnsi="Times New Roman" w:cs="Times New Roman"/>
                <w:color w:val="1F1F1F"/>
                <w:sz w:val="28"/>
                <w:szCs w:val="28"/>
              </w:rPr>
              <w:t xml:space="preserve"> "Minimizing total tardiness on one machine is NP-hard."</w:t>
            </w:r>
          </w:p>
          <w:p w14:paraId="0830FB59"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26">
              <w:r w:rsidRPr="7A3114BE">
                <w:rPr>
                  <w:rStyle w:val="Hyperlink"/>
                  <w:rFonts w:ascii="Times New Roman" w:eastAsia="Times New Roman" w:hAnsi="Times New Roman" w:cs="Times New Roman"/>
                  <w:color w:val="0B57D0"/>
                  <w:sz w:val="28"/>
                  <w:szCs w:val="28"/>
                </w:rPr>
                <w:t>https://pubsonline.informs.org/doi/abs/10.1287/moor.15.3.483</w:t>
              </w:r>
            </w:hyperlink>
          </w:p>
          <w:p w14:paraId="5A273489"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proofErr w:type="spellStart"/>
            <w:r w:rsidRPr="7A3114BE">
              <w:rPr>
                <w:rFonts w:ascii="Times New Roman" w:eastAsia="Times New Roman" w:hAnsi="Times New Roman" w:cs="Times New Roman"/>
                <w:b/>
                <w:bCs/>
                <w:color w:val="1F1F1F"/>
                <w:sz w:val="28"/>
                <w:szCs w:val="28"/>
              </w:rPr>
              <w:t>Koulamas</w:t>
            </w:r>
            <w:proofErr w:type="spellEnd"/>
            <w:r w:rsidRPr="7A3114BE">
              <w:rPr>
                <w:rFonts w:ascii="Times New Roman" w:eastAsia="Times New Roman" w:hAnsi="Times New Roman" w:cs="Times New Roman"/>
                <w:b/>
                <w:bCs/>
                <w:color w:val="1F1F1F"/>
                <w:sz w:val="28"/>
                <w:szCs w:val="28"/>
              </w:rPr>
              <w:t>, C. (1994).</w:t>
            </w:r>
            <w:r w:rsidRPr="7A3114BE">
              <w:rPr>
                <w:rFonts w:ascii="Times New Roman" w:eastAsia="Times New Roman" w:hAnsi="Times New Roman" w:cs="Times New Roman"/>
                <w:color w:val="1F1F1F"/>
                <w:sz w:val="28"/>
                <w:szCs w:val="28"/>
              </w:rPr>
              <w:t xml:space="preserve"> "The total tardiness problem: Review and extensions."</w:t>
            </w:r>
          </w:p>
          <w:p w14:paraId="2D17563E"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27">
              <w:r w:rsidRPr="7A3114BE">
                <w:rPr>
                  <w:rStyle w:val="Hyperlink"/>
                  <w:rFonts w:ascii="Times New Roman" w:eastAsia="Times New Roman" w:hAnsi="Times New Roman" w:cs="Times New Roman"/>
                  <w:color w:val="0B57D0"/>
                  <w:sz w:val="28"/>
                  <w:szCs w:val="28"/>
                </w:rPr>
                <w:t>https://pubsonline.informs.org/doi/abs/10.1287/opre.42.6.1025</w:t>
              </w:r>
            </w:hyperlink>
          </w:p>
          <w:p w14:paraId="735466A1"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French, S. (1982).</w:t>
            </w:r>
            <w:r w:rsidRPr="7A3114BE">
              <w:rPr>
                <w:rFonts w:ascii="Times New Roman" w:eastAsia="Times New Roman" w:hAnsi="Times New Roman" w:cs="Times New Roman"/>
                <w:color w:val="1F1F1F"/>
                <w:sz w:val="28"/>
                <w:szCs w:val="28"/>
              </w:rPr>
              <w:t xml:space="preserve"> </w:t>
            </w:r>
            <w:r w:rsidRPr="7A3114BE">
              <w:rPr>
                <w:rFonts w:ascii="Times New Roman" w:eastAsia="Times New Roman" w:hAnsi="Times New Roman" w:cs="Times New Roman"/>
                <w:i/>
                <w:iCs/>
                <w:color w:val="1F1F1F"/>
                <w:sz w:val="28"/>
                <w:szCs w:val="28"/>
              </w:rPr>
              <w:t>Sequencing and Scheduling: An Introduction</w:t>
            </w:r>
            <w:r w:rsidRPr="7A3114BE">
              <w:rPr>
                <w:rFonts w:ascii="Times New Roman" w:eastAsia="Times New Roman" w:hAnsi="Times New Roman" w:cs="Times New Roman"/>
                <w:color w:val="1F1F1F"/>
                <w:sz w:val="28"/>
                <w:szCs w:val="28"/>
              </w:rPr>
              <w:t>.</w:t>
            </w:r>
          </w:p>
          <w:p w14:paraId="07F23417"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28">
              <w:r w:rsidRPr="7A3114BE">
                <w:rPr>
                  <w:rStyle w:val="Hyperlink"/>
                  <w:rFonts w:ascii="Times New Roman" w:eastAsia="Times New Roman" w:hAnsi="Times New Roman" w:cs="Times New Roman"/>
                  <w:color w:val="0B57D0"/>
                  <w:sz w:val="28"/>
                  <w:szCs w:val="28"/>
                </w:rPr>
                <w:t>https://www.google.com/books/edition/_/3S9RAAAAMAAJ</w:t>
              </w:r>
            </w:hyperlink>
          </w:p>
          <w:p w14:paraId="71C504BC"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Potts, C. N. (1991).</w:t>
            </w:r>
            <w:r w:rsidRPr="7A3114BE">
              <w:rPr>
                <w:rFonts w:ascii="Times New Roman" w:eastAsia="Times New Roman" w:hAnsi="Times New Roman" w:cs="Times New Roman"/>
                <w:color w:val="1F1F1F"/>
                <w:sz w:val="28"/>
                <w:szCs w:val="28"/>
              </w:rPr>
              <w:t xml:space="preserve"> "Single machine scheduling to minimize total tardiness."</w:t>
            </w:r>
          </w:p>
          <w:p w14:paraId="2E538AD9"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29">
              <w:r w:rsidRPr="7A3114BE">
                <w:rPr>
                  <w:rStyle w:val="Hyperlink"/>
                  <w:rFonts w:ascii="Times New Roman" w:eastAsia="Times New Roman" w:hAnsi="Times New Roman" w:cs="Times New Roman"/>
                  <w:color w:val="0B57D0"/>
                  <w:sz w:val="28"/>
                  <w:szCs w:val="28"/>
                </w:rPr>
                <w:t>https://pubsonline.informs.org/doi/abs/10.1287/opre.39.1.177</w:t>
              </w:r>
            </w:hyperlink>
          </w:p>
          <w:p w14:paraId="560265B2"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Graham, R. L., et al. (1979).</w:t>
            </w:r>
            <w:r w:rsidRPr="7A3114BE">
              <w:rPr>
                <w:rFonts w:ascii="Times New Roman" w:eastAsia="Times New Roman" w:hAnsi="Times New Roman" w:cs="Times New Roman"/>
                <w:color w:val="1F1F1F"/>
                <w:sz w:val="28"/>
                <w:szCs w:val="28"/>
              </w:rPr>
              <w:t xml:space="preserve"> "Optimization and approximation in deterministic sequencing."</w:t>
            </w:r>
          </w:p>
          <w:p w14:paraId="350446B7"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30">
              <w:r w:rsidRPr="7A3114BE">
                <w:rPr>
                  <w:rStyle w:val="Hyperlink"/>
                  <w:rFonts w:ascii="Times New Roman" w:eastAsia="Times New Roman" w:hAnsi="Times New Roman" w:cs="Times New Roman"/>
                  <w:color w:val="0B57D0"/>
                  <w:sz w:val="28"/>
                  <w:szCs w:val="28"/>
                </w:rPr>
                <w:t>https://www.sciencedirect.com/science/article/abs/pii/S016750600870356X</w:t>
              </w:r>
            </w:hyperlink>
          </w:p>
          <w:p w14:paraId="0019A749"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Lenstra, J. K., et al. (1977).</w:t>
            </w:r>
            <w:r w:rsidRPr="7A3114BE">
              <w:rPr>
                <w:rFonts w:ascii="Times New Roman" w:eastAsia="Times New Roman" w:hAnsi="Times New Roman" w:cs="Times New Roman"/>
                <w:color w:val="1F1F1F"/>
                <w:sz w:val="28"/>
                <w:szCs w:val="28"/>
              </w:rPr>
              <w:t xml:space="preserve"> "Complexity of machine scheduling problems."</w:t>
            </w:r>
          </w:p>
          <w:p w14:paraId="733355F6"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31">
              <w:r w:rsidRPr="7A3114BE">
                <w:rPr>
                  <w:rStyle w:val="Hyperlink"/>
                  <w:rFonts w:ascii="Times New Roman" w:eastAsia="Times New Roman" w:hAnsi="Times New Roman" w:cs="Times New Roman"/>
                  <w:color w:val="0B57D0"/>
                  <w:sz w:val="28"/>
                  <w:szCs w:val="28"/>
                </w:rPr>
                <w:t>https://www.sciencedirect.com/science/article/abs/pii/0304020877900115</w:t>
              </w:r>
            </w:hyperlink>
          </w:p>
          <w:p w14:paraId="1375B249"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Ho, J. C., &amp; Chang, Y. L. (1991).</w:t>
            </w:r>
            <w:r w:rsidRPr="7A3114BE">
              <w:rPr>
                <w:rFonts w:ascii="Times New Roman" w:eastAsia="Times New Roman" w:hAnsi="Times New Roman" w:cs="Times New Roman"/>
                <w:color w:val="1F1F1F"/>
                <w:sz w:val="28"/>
                <w:szCs w:val="28"/>
              </w:rPr>
              <w:t xml:space="preserve"> "Heuristic for the n-job, single-machine tardiness problem."</w:t>
            </w:r>
          </w:p>
          <w:p w14:paraId="25455BA2"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32">
              <w:r w:rsidRPr="7A3114BE">
                <w:rPr>
                  <w:rStyle w:val="Hyperlink"/>
                  <w:rFonts w:ascii="Times New Roman" w:eastAsia="Times New Roman" w:hAnsi="Times New Roman" w:cs="Times New Roman"/>
                  <w:color w:val="0B57D0"/>
                  <w:sz w:val="28"/>
                  <w:szCs w:val="28"/>
                </w:rPr>
                <w:t>https://www.sciencedirect.com/science/article/abs/pii/0377221791901117</w:t>
              </w:r>
            </w:hyperlink>
          </w:p>
          <w:p w14:paraId="70D929C5"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proofErr w:type="spellStart"/>
            <w:r w:rsidRPr="7A3114BE">
              <w:rPr>
                <w:rFonts w:ascii="Times New Roman" w:eastAsia="Times New Roman" w:hAnsi="Times New Roman" w:cs="Times New Roman"/>
                <w:b/>
                <w:bCs/>
                <w:color w:val="1F1F1F"/>
                <w:sz w:val="28"/>
                <w:szCs w:val="28"/>
              </w:rPr>
              <w:t>Vepsalainen</w:t>
            </w:r>
            <w:proofErr w:type="spellEnd"/>
            <w:r w:rsidRPr="7A3114BE">
              <w:rPr>
                <w:rFonts w:ascii="Times New Roman" w:eastAsia="Times New Roman" w:hAnsi="Times New Roman" w:cs="Times New Roman"/>
                <w:b/>
                <w:bCs/>
                <w:color w:val="1F1F1F"/>
                <w:sz w:val="28"/>
                <w:szCs w:val="28"/>
              </w:rPr>
              <w:t>, A. P., &amp; Morton, T. E. (1987).</w:t>
            </w:r>
            <w:r w:rsidRPr="7A3114BE">
              <w:rPr>
                <w:rFonts w:ascii="Times New Roman" w:eastAsia="Times New Roman" w:hAnsi="Times New Roman" w:cs="Times New Roman"/>
                <w:color w:val="1F1F1F"/>
                <w:sz w:val="28"/>
                <w:szCs w:val="28"/>
              </w:rPr>
              <w:t xml:space="preserve"> "Priority rules for weighted tardiness costs."</w:t>
            </w:r>
          </w:p>
          <w:p w14:paraId="56245530"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33">
              <w:r w:rsidRPr="7A3114BE">
                <w:rPr>
                  <w:rStyle w:val="Hyperlink"/>
                  <w:rFonts w:ascii="Times New Roman" w:eastAsia="Times New Roman" w:hAnsi="Times New Roman" w:cs="Times New Roman"/>
                  <w:color w:val="0B57D0"/>
                  <w:sz w:val="28"/>
                  <w:szCs w:val="28"/>
                </w:rPr>
                <w:t>https://pubsonline.informs.org/doi/abs/10.1287/mnsc.33.8.1035</w:t>
              </w:r>
            </w:hyperlink>
          </w:p>
          <w:p w14:paraId="4AE4FE8F"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Raghu, T. S., &amp; Rajendran, C. (1993).</w:t>
            </w:r>
            <w:r w:rsidRPr="7A3114BE">
              <w:rPr>
                <w:rFonts w:ascii="Times New Roman" w:eastAsia="Times New Roman" w:hAnsi="Times New Roman" w:cs="Times New Roman"/>
                <w:color w:val="1F1F1F"/>
                <w:sz w:val="28"/>
                <w:szCs w:val="28"/>
              </w:rPr>
              <w:t xml:space="preserve"> "Dynamic dispatching rule for scheduling."</w:t>
            </w:r>
          </w:p>
          <w:p w14:paraId="4E0691E9"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34">
              <w:r w:rsidRPr="7A3114BE">
                <w:rPr>
                  <w:rStyle w:val="Hyperlink"/>
                  <w:rFonts w:ascii="Times New Roman" w:eastAsia="Times New Roman" w:hAnsi="Times New Roman" w:cs="Times New Roman"/>
                  <w:color w:val="0B57D0"/>
                  <w:sz w:val="28"/>
                  <w:szCs w:val="28"/>
                </w:rPr>
                <w:t>https://www.sciencedirect.com/science/article/abs/pii/092552739390005M</w:t>
              </w:r>
            </w:hyperlink>
          </w:p>
          <w:p w14:paraId="6D1868F0"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Jain, A. S., &amp; Meeran, S. (1999).</w:t>
            </w:r>
            <w:r w:rsidRPr="7A3114BE">
              <w:rPr>
                <w:rFonts w:ascii="Times New Roman" w:eastAsia="Times New Roman" w:hAnsi="Times New Roman" w:cs="Times New Roman"/>
                <w:color w:val="1F1F1F"/>
                <w:sz w:val="28"/>
                <w:szCs w:val="28"/>
              </w:rPr>
              <w:t xml:space="preserve"> "Deterministic job-shop scheduling survey."</w:t>
            </w:r>
          </w:p>
          <w:p w14:paraId="5C7EC276"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35">
              <w:r w:rsidRPr="7A3114BE">
                <w:rPr>
                  <w:rStyle w:val="Hyperlink"/>
                  <w:rFonts w:ascii="Times New Roman" w:eastAsia="Times New Roman" w:hAnsi="Times New Roman" w:cs="Times New Roman"/>
                  <w:color w:val="0B57D0"/>
                  <w:sz w:val="28"/>
                  <w:szCs w:val="28"/>
                </w:rPr>
                <w:t>https://www.sciencedirect.com/science/article/abs/pii/S037722179800113X</w:t>
              </w:r>
            </w:hyperlink>
          </w:p>
          <w:p w14:paraId="05F70BB4"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Blackstone, J. H. (1982).</w:t>
            </w:r>
            <w:r w:rsidRPr="7A3114BE">
              <w:rPr>
                <w:rFonts w:ascii="Times New Roman" w:eastAsia="Times New Roman" w:hAnsi="Times New Roman" w:cs="Times New Roman"/>
                <w:color w:val="1F1F1F"/>
                <w:sz w:val="28"/>
                <w:szCs w:val="28"/>
              </w:rPr>
              <w:t xml:space="preserve"> "State-of-the-art survey of dispatching rules."</w:t>
            </w:r>
          </w:p>
          <w:p w14:paraId="71889BE7"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36">
              <w:r w:rsidRPr="7A3114BE">
                <w:rPr>
                  <w:rStyle w:val="Hyperlink"/>
                  <w:rFonts w:ascii="Times New Roman" w:eastAsia="Times New Roman" w:hAnsi="Times New Roman" w:cs="Times New Roman"/>
                  <w:color w:val="0B57D0"/>
                  <w:sz w:val="28"/>
                  <w:szCs w:val="28"/>
                </w:rPr>
                <w:t>https://www.tandfonline.com/doi/abs/10.1080/00207548208947745</w:t>
              </w:r>
            </w:hyperlink>
          </w:p>
          <w:p w14:paraId="20D1F0DE"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Haupt, R. (1989).</w:t>
            </w:r>
            <w:r w:rsidRPr="7A3114BE">
              <w:rPr>
                <w:rFonts w:ascii="Times New Roman" w:eastAsia="Times New Roman" w:hAnsi="Times New Roman" w:cs="Times New Roman"/>
                <w:color w:val="1F1F1F"/>
                <w:sz w:val="28"/>
                <w:szCs w:val="28"/>
              </w:rPr>
              <w:t xml:space="preserve"> "A survey of priority rule-based scheduling."</w:t>
            </w:r>
          </w:p>
          <w:p w14:paraId="3112498B"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37">
              <w:r w:rsidRPr="7A3114BE">
                <w:rPr>
                  <w:rStyle w:val="Hyperlink"/>
                  <w:rFonts w:ascii="Times New Roman" w:eastAsia="Times New Roman" w:hAnsi="Times New Roman" w:cs="Times New Roman"/>
                  <w:color w:val="0B57D0"/>
                  <w:sz w:val="28"/>
                  <w:szCs w:val="28"/>
                </w:rPr>
                <w:t>https://link.springer.com/article/10.1007/BF01582046</w:t>
              </w:r>
            </w:hyperlink>
          </w:p>
          <w:p w14:paraId="259C2B9F"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Lee, C. Y., &amp; Choi, J. Y. (1995).</w:t>
            </w:r>
            <w:r w:rsidRPr="7A3114BE">
              <w:rPr>
                <w:rFonts w:ascii="Times New Roman" w:eastAsia="Times New Roman" w:hAnsi="Times New Roman" w:cs="Times New Roman"/>
                <w:color w:val="1F1F1F"/>
                <w:sz w:val="28"/>
                <w:szCs w:val="28"/>
              </w:rPr>
              <w:t xml:space="preserve"> "Genetic algorithm for job shop scheduling."</w:t>
            </w:r>
          </w:p>
          <w:p w14:paraId="7342293B"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38">
              <w:r w:rsidRPr="7A3114BE">
                <w:rPr>
                  <w:rStyle w:val="Hyperlink"/>
                  <w:rFonts w:ascii="Times New Roman" w:eastAsia="Times New Roman" w:hAnsi="Times New Roman" w:cs="Times New Roman"/>
                  <w:color w:val="0B57D0"/>
                  <w:sz w:val="28"/>
                  <w:szCs w:val="28"/>
                </w:rPr>
                <w:t>https://www.sciencedirect.com/science/article/abs/pii/0360835294000305</w:t>
              </w:r>
            </w:hyperlink>
          </w:p>
          <w:p w14:paraId="4C34BEA9"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Kim, S. C., &amp; Bobrowski, P. M. (1994).</w:t>
            </w:r>
            <w:r w:rsidRPr="7A3114BE">
              <w:rPr>
                <w:rFonts w:ascii="Times New Roman" w:eastAsia="Times New Roman" w:hAnsi="Times New Roman" w:cs="Times New Roman"/>
                <w:color w:val="1F1F1F"/>
                <w:sz w:val="28"/>
                <w:szCs w:val="28"/>
              </w:rPr>
              <w:t xml:space="preserve"> "Impact of due-date determination rules."</w:t>
            </w:r>
          </w:p>
          <w:p w14:paraId="1E83278C"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39">
              <w:r w:rsidRPr="7A3114BE">
                <w:rPr>
                  <w:rStyle w:val="Hyperlink"/>
                  <w:rFonts w:ascii="Times New Roman" w:eastAsia="Times New Roman" w:hAnsi="Times New Roman" w:cs="Times New Roman"/>
                  <w:color w:val="0B57D0"/>
                  <w:sz w:val="28"/>
                  <w:szCs w:val="28"/>
                </w:rPr>
                <w:t>https://www.sciencedirect.com/science/article/abs/pii/0272696394900043</w:t>
              </w:r>
            </w:hyperlink>
          </w:p>
          <w:p w14:paraId="2890EAA5"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Hata, S. (2025).</w:t>
            </w:r>
            <w:r w:rsidRPr="7A3114BE">
              <w:rPr>
                <w:rFonts w:ascii="Times New Roman" w:eastAsia="Times New Roman" w:hAnsi="Times New Roman" w:cs="Times New Roman"/>
                <w:color w:val="1F1F1F"/>
                <w:sz w:val="28"/>
                <w:szCs w:val="28"/>
              </w:rPr>
              <w:t xml:space="preserve"> "Optimization of hybrid flow shop scheduling."</w:t>
            </w:r>
          </w:p>
          <w:p w14:paraId="5A868C0A"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40">
              <w:r w:rsidRPr="7A3114BE">
                <w:rPr>
                  <w:rStyle w:val="Hyperlink"/>
                  <w:rFonts w:ascii="Times New Roman" w:eastAsia="Times New Roman" w:hAnsi="Times New Roman" w:cs="Times New Roman"/>
                  <w:color w:val="0B57D0"/>
                  <w:sz w:val="28"/>
                  <w:szCs w:val="28"/>
                </w:rPr>
                <w:t>https://journal.ump.edu.my/jmes/article/view/10045</w:t>
              </w:r>
            </w:hyperlink>
          </w:p>
          <w:p w14:paraId="76B73C23"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proofErr w:type="spellStart"/>
            <w:r w:rsidRPr="7A3114BE">
              <w:rPr>
                <w:rFonts w:ascii="Times New Roman" w:eastAsia="Times New Roman" w:hAnsi="Times New Roman" w:cs="Times New Roman"/>
                <w:b/>
                <w:bCs/>
                <w:color w:val="1F1F1F"/>
                <w:sz w:val="28"/>
                <w:szCs w:val="28"/>
              </w:rPr>
              <w:t>Alshaikhli</w:t>
            </w:r>
            <w:proofErr w:type="spellEnd"/>
            <w:r w:rsidRPr="7A3114BE">
              <w:rPr>
                <w:rFonts w:ascii="Times New Roman" w:eastAsia="Times New Roman" w:hAnsi="Times New Roman" w:cs="Times New Roman"/>
                <w:b/>
                <w:bCs/>
                <w:color w:val="1F1F1F"/>
                <w:sz w:val="28"/>
                <w:szCs w:val="28"/>
              </w:rPr>
              <w:t>, K. (2024).</w:t>
            </w:r>
            <w:r w:rsidRPr="7A3114BE">
              <w:rPr>
                <w:rFonts w:ascii="Times New Roman" w:eastAsia="Times New Roman" w:hAnsi="Times New Roman" w:cs="Times New Roman"/>
                <w:color w:val="1F1F1F"/>
                <w:sz w:val="28"/>
                <w:szCs w:val="28"/>
              </w:rPr>
              <w:t xml:space="preserve"> "Algorithms for Multicriteria Scheduling."</w:t>
            </w:r>
          </w:p>
          <w:p w14:paraId="6E8B091E"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41">
              <w:r w:rsidRPr="7A3114BE">
                <w:rPr>
                  <w:rStyle w:val="Hyperlink"/>
                  <w:rFonts w:ascii="Times New Roman" w:eastAsia="Times New Roman" w:hAnsi="Times New Roman" w:cs="Times New Roman"/>
                  <w:color w:val="0B57D0"/>
                  <w:sz w:val="28"/>
                  <w:szCs w:val="28"/>
                </w:rPr>
                <w:t>https://www.scirp.org/journal/paperinformation.aspx?paperid=131250</w:t>
              </w:r>
            </w:hyperlink>
          </w:p>
          <w:p w14:paraId="66E9AE38"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Yuan, J. J. (2014).</w:t>
            </w:r>
            <w:r w:rsidRPr="7A3114BE">
              <w:rPr>
                <w:rFonts w:ascii="Times New Roman" w:eastAsia="Times New Roman" w:hAnsi="Times New Roman" w:cs="Times New Roman"/>
                <w:color w:val="1F1F1F"/>
                <w:sz w:val="28"/>
                <w:szCs w:val="28"/>
              </w:rPr>
              <w:t xml:space="preserve"> "Single machine scheduling for weighted tardiness."</w:t>
            </w:r>
          </w:p>
          <w:p w14:paraId="2DCD90F5"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42">
              <w:r w:rsidRPr="7A3114BE">
                <w:rPr>
                  <w:rStyle w:val="Hyperlink"/>
                  <w:rFonts w:ascii="Times New Roman" w:eastAsia="Times New Roman" w:hAnsi="Times New Roman" w:cs="Times New Roman"/>
                  <w:color w:val="0B57D0"/>
                  <w:sz w:val="28"/>
                  <w:szCs w:val="28"/>
                </w:rPr>
                <w:t>https://www.sciencedirect.com/science/article/pii/S030505481300222X</w:t>
              </w:r>
            </w:hyperlink>
          </w:p>
          <w:p w14:paraId="423ECF16"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 xml:space="preserve">Baker, K. R., &amp; </w:t>
            </w:r>
            <w:proofErr w:type="spellStart"/>
            <w:r w:rsidRPr="7A3114BE">
              <w:rPr>
                <w:rFonts w:ascii="Times New Roman" w:eastAsia="Times New Roman" w:hAnsi="Times New Roman" w:cs="Times New Roman"/>
                <w:b/>
                <w:bCs/>
                <w:color w:val="1F1F1F"/>
                <w:sz w:val="28"/>
                <w:szCs w:val="28"/>
              </w:rPr>
              <w:t>Kanet</w:t>
            </w:r>
            <w:proofErr w:type="spellEnd"/>
            <w:r w:rsidRPr="7A3114BE">
              <w:rPr>
                <w:rFonts w:ascii="Times New Roman" w:eastAsia="Times New Roman" w:hAnsi="Times New Roman" w:cs="Times New Roman"/>
                <w:b/>
                <w:bCs/>
                <w:color w:val="1F1F1F"/>
                <w:sz w:val="28"/>
                <w:szCs w:val="28"/>
              </w:rPr>
              <w:t>, J. J. (1983).</w:t>
            </w:r>
            <w:r w:rsidRPr="7A3114BE">
              <w:rPr>
                <w:rFonts w:ascii="Times New Roman" w:eastAsia="Times New Roman" w:hAnsi="Times New Roman" w:cs="Times New Roman"/>
                <w:color w:val="1F1F1F"/>
                <w:sz w:val="28"/>
                <w:szCs w:val="28"/>
              </w:rPr>
              <w:t xml:space="preserve"> "Job shop scheduling and due dates."</w:t>
            </w:r>
          </w:p>
          <w:p w14:paraId="7E9B4ECA"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43">
              <w:r w:rsidRPr="7A3114BE">
                <w:rPr>
                  <w:rStyle w:val="Hyperlink"/>
                  <w:rFonts w:ascii="Times New Roman" w:eastAsia="Times New Roman" w:hAnsi="Times New Roman" w:cs="Times New Roman"/>
                  <w:color w:val="0B57D0"/>
                  <w:sz w:val="28"/>
                  <w:szCs w:val="28"/>
                </w:rPr>
                <w:t>https://www.sciencedirect.com/science/article/abs/pii/0272696383900057</w:t>
              </w:r>
            </w:hyperlink>
          </w:p>
          <w:p w14:paraId="272A8662"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proofErr w:type="spellStart"/>
            <w:r w:rsidRPr="7A3114BE">
              <w:rPr>
                <w:rFonts w:ascii="Times New Roman" w:eastAsia="Times New Roman" w:hAnsi="Times New Roman" w:cs="Times New Roman"/>
                <w:b/>
                <w:bCs/>
                <w:color w:val="1F1F1F"/>
                <w:sz w:val="28"/>
                <w:szCs w:val="28"/>
              </w:rPr>
              <w:t>Ovacik</w:t>
            </w:r>
            <w:proofErr w:type="spellEnd"/>
            <w:r w:rsidRPr="7A3114BE">
              <w:rPr>
                <w:rFonts w:ascii="Times New Roman" w:eastAsia="Times New Roman" w:hAnsi="Times New Roman" w:cs="Times New Roman"/>
                <w:b/>
                <w:bCs/>
                <w:color w:val="1F1F1F"/>
                <w:sz w:val="28"/>
                <w:szCs w:val="28"/>
              </w:rPr>
              <w:t xml:space="preserve">, I. M., &amp; </w:t>
            </w:r>
            <w:proofErr w:type="spellStart"/>
            <w:r w:rsidRPr="7A3114BE">
              <w:rPr>
                <w:rFonts w:ascii="Times New Roman" w:eastAsia="Times New Roman" w:hAnsi="Times New Roman" w:cs="Times New Roman"/>
                <w:b/>
                <w:bCs/>
                <w:color w:val="1F1F1F"/>
                <w:sz w:val="28"/>
                <w:szCs w:val="28"/>
              </w:rPr>
              <w:t>Uzsoy</w:t>
            </w:r>
            <w:proofErr w:type="spellEnd"/>
            <w:r w:rsidRPr="7A3114BE">
              <w:rPr>
                <w:rFonts w:ascii="Times New Roman" w:eastAsia="Times New Roman" w:hAnsi="Times New Roman" w:cs="Times New Roman"/>
                <w:b/>
                <w:bCs/>
                <w:color w:val="1F1F1F"/>
                <w:sz w:val="28"/>
                <w:szCs w:val="28"/>
              </w:rPr>
              <w:t>, R. (1997).</w:t>
            </w:r>
            <w:r w:rsidRPr="7A3114BE">
              <w:rPr>
                <w:rFonts w:ascii="Times New Roman" w:eastAsia="Times New Roman" w:hAnsi="Times New Roman" w:cs="Times New Roman"/>
                <w:color w:val="1F1F1F"/>
                <w:sz w:val="28"/>
                <w:szCs w:val="28"/>
              </w:rPr>
              <w:t xml:space="preserve"> </w:t>
            </w:r>
            <w:r w:rsidRPr="7A3114BE">
              <w:rPr>
                <w:rFonts w:ascii="Times New Roman" w:eastAsia="Times New Roman" w:hAnsi="Times New Roman" w:cs="Times New Roman"/>
                <w:i/>
                <w:iCs/>
                <w:color w:val="1F1F1F"/>
                <w:sz w:val="28"/>
                <w:szCs w:val="28"/>
              </w:rPr>
              <w:t>Decomposition Methods for Factory Scheduling</w:t>
            </w:r>
            <w:r w:rsidRPr="7A3114BE">
              <w:rPr>
                <w:rFonts w:ascii="Times New Roman" w:eastAsia="Times New Roman" w:hAnsi="Times New Roman" w:cs="Times New Roman"/>
                <w:color w:val="1F1F1F"/>
                <w:sz w:val="28"/>
                <w:szCs w:val="28"/>
              </w:rPr>
              <w:t>.</w:t>
            </w:r>
          </w:p>
          <w:p w14:paraId="25721FC4"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44">
              <w:r w:rsidRPr="7A3114BE">
                <w:rPr>
                  <w:rStyle w:val="Hyperlink"/>
                  <w:rFonts w:ascii="Times New Roman" w:eastAsia="Times New Roman" w:hAnsi="Times New Roman" w:cs="Times New Roman"/>
                  <w:color w:val="0B57D0"/>
                  <w:sz w:val="28"/>
                  <w:szCs w:val="28"/>
                </w:rPr>
                <w:t>https://link.springer.com/book/10.1007/978-1-4615-6119-4</w:t>
              </w:r>
            </w:hyperlink>
          </w:p>
          <w:p w14:paraId="26396497"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T'kindt, V. (2006).</w:t>
            </w:r>
            <w:r w:rsidRPr="7A3114BE">
              <w:rPr>
                <w:rFonts w:ascii="Times New Roman" w:eastAsia="Times New Roman" w:hAnsi="Times New Roman" w:cs="Times New Roman"/>
                <w:color w:val="1F1F1F"/>
                <w:sz w:val="28"/>
                <w:szCs w:val="28"/>
              </w:rPr>
              <w:t xml:space="preserve"> </w:t>
            </w:r>
            <w:r w:rsidRPr="7A3114BE">
              <w:rPr>
                <w:rFonts w:ascii="Times New Roman" w:eastAsia="Times New Roman" w:hAnsi="Times New Roman" w:cs="Times New Roman"/>
                <w:i/>
                <w:iCs/>
                <w:color w:val="1F1F1F"/>
                <w:sz w:val="28"/>
                <w:szCs w:val="28"/>
              </w:rPr>
              <w:t>Multicriteria Scheduling: Models and Algorithms</w:t>
            </w:r>
            <w:r w:rsidRPr="7A3114BE">
              <w:rPr>
                <w:rFonts w:ascii="Times New Roman" w:eastAsia="Times New Roman" w:hAnsi="Times New Roman" w:cs="Times New Roman"/>
                <w:color w:val="1F1F1F"/>
                <w:sz w:val="28"/>
                <w:szCs w:val="28"/>
              </w:rPr>
              <w:t>.</w:t>
            </w:r>
          </w:p>
          <w:p w14:paraId="02D4CC27"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45">
              <w:r w:rsidRPr="7A3114BE">
                <w:rPr>
                  <w:rStyle w:val="Hyperlink"/>
                  <w:rFonts w:ascii="Times New Roman" w:eastAsia="Times New Roman" w:hAnsi="Times New Roman" w:cs="Times New Roman"/>
                  <w:color w:val="0B57D0"/>
                  <w:sz w:val="28"/>
                  <w:szCs w:val="28"/>
                </w:rPr>
                <w:t>https://link.springer.com/book/10.1007/3-540-30528-9</w:t>
              </w:r>
            </w:hyperlink>
          </w:p>
          <w:p w14:paraId="38A898BC"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Lourenço, H. R. (2003).</w:t>
            </w:r>
            <w:r w:rsidRPr="7A3114BE">
              <w:rPr>
                <w:rFonts w:ascii="Times New Roman" w:eastAsia="Times New Roman" w:hAnsi="Times New Roman" w:cs="Times New Roman"/>
                <w:color w:val="1F1F1F"/>
                <w:sz w:val="28"/>
                <w:szCs w:val="28"/>
              </w:rPr>
              <w:t xml:space="preserve"> "Iterated Local Search."</w:t>
            </w:r>
          </w:p>
          <w:p w14:paraId="36F8305A"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46">
              <w:r w:rsidRPr="7A3114BE">
                <w:rPr>
                  <w:rStyle w:val="Hyperlink"/>
                  <w:rFonts w:ascii="Times New Roman" w:eastAsia="Times New Roman" w:hAnsi="Times New Roman" w:cs="Times New Roman"/>
                  <w:color w:val="0B57D0"/>
                  <w:sz w:val="28"/>
                  <w:szCs w:val="28"/>
                </w:rPr>
                <w:t>https://link.springer.com/chapter/10.1007/0-306-48056-5_11</w:t>
              </w:r>
            </w:hyperlink>
          </w:p>
          <w:p w14:paraId="6A63C52F"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Sen, A., &amp; Mathur, A. (2016).</w:t>
            </w:r>
            <w:r w:rsidRPr="7A3114BE">
              <w:rPr>
                <w:rFonts w:ascii="Times New Roman" w:eastAsia="Times New Roman" w:hAnsi="Times New Roman" w:cs="Times New Roman"/>
                <w:color w:val="1F1F1F"/>
                <w:sz w:val="28"/>
                <w:szCs w:val="28"/>
              </w:rPr>
              <w:t xml:space="preserve"> "Artificial bee colony for dynamic dispatch."</w:t>
            </w:r>
          </w:p>
          <w:p w14:paraId="109089C6"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47">
              <w:r w:rsidRPr="7A3114BE">
                <w:rPr>
                  <w:rStyle w:val="Hyperlink"/>
                  <w:rFonts w:ascii="Times New Roman" w:eastAsia="Times New Roman" w:hAnsi="Times New Roman" w:cs="Times New Roman"/>
                  <w:color w:val="0B57D0"/>
                  <w:sz w:val="28"/>
                  <w:szCs w:val="28"/>
                </w:rPr>
                <w:t>https://www.frontiersin.org/articles/10.3389/fenrg.2016.00032/full</w:t>
              </w:r>
            </w:hyperlink>
          </w:p>
          <w:p w14:paraId="14022169"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Ahmed, A. (2021).</w:t>
            </w:r>
            <w:r w:rsidRPr="7A3114BE">
              <w:rPr>
                <w:rFonts w:ascii="Times New Roman" w:eastAsia="Times New Roman" w:hAnsi="Times New Roman" w:cs="Times New Roman"/>
                <w:color w:val="1F1F1F"/>
                <w:sz w:val="28"/>
                <w:szCs w:val="28"/>
              </w:rPr>
              <w:t xml:space="preserve"> "Evaluation of dispatching rules using simulation."</w:t>
            </w:r>
          </w:p>
          <w:p w14:paraId="30C880A1"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48">
              <w:r w:rsidRPr="7A3114BE">
                <w:rPr>
                  <w:rStyle w:val="Hyperlink"/>
                  <w:rFonts w:ascii="Times New Roman" w:eastAsia="Times New Roman" w:hAnsi="Times New Roman" w:cs="Times New Roman"/>
                  <w:color w:val="0B57D0"/>
                  <w:sz w:val="28"/>
                  <w:szCs w:val="28"/>
                </w:rPr>
                <w:t>https://scholarsphere.psu.edu/resources/6008740b-741c-4b95-a745-983804810784</w:t>
              </w:r>
            </w:hyperlink>
          </w:p>
          <w:p w14:paraId="16FB5EE8"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Buzacott, J. A. (1993).</w:t>
            </w:r>
            <w:r w:rsidRPr="7A3114BE">
              <w:rPr>
                <w:rFonts w:ascii="Times New Roman" w:eastAsia="Times New Roman" w:hAnsi="Times New Roman" w:cs="Times New Roman"/>
                <w:color w:val="1F1F1F"/>
                <w:sz w:val="28"/>
                <w:szCs w:val="28"/>
              </w:rPr>
              <w:t xml:space="preserve"> </w:t>
            </w:r>
            <w:r w:rsidRPr="7A3114BE">
              <w:rPr>
                <w:rFonts w:ascii="Times New Roman" w:eastAsia="Times New Roman" w:hAnsi="Times New Roman" w:cs="Times New Roman"/>
                <w:i/>
                <w:iCs/>
                <w:color w:val="1F1F1F"/>
                <w:sz w:val="28"/>
                <w:szCs w:val="28"/>
              </w:rPr>
              <w:t>Stochastic Models of Manufacturing Systems</w:t>
            </w:r>
            <w:r w:rsidRPr="7A3114BE">
              <w:rPr>
                <w:rFonts w:ascii="Times New Roman" w:eastAsia="Times New Roman" w:hAnsi="Times New Roman" w:cs="Times New Roman"/>
                <w:color w:val="1F1F1F"/>
                <w:sz w:val="28"/>
                <w:szCs w:val="28"/>
              </w:rPr>
              <w:t>.</w:t>
            </w:r>
          </w:p>
          <w:p w14:paraId="4474A985"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49">
              <w:r w:rsidRPr="7A3114BE">
                <w:rPr>
                  <w:rStyle w:val="Hyperlink"/>
                  <w:rFonts w:ascii="Times New Roman" w:eastAsia="Times New Roman" w:hAnsi="Times New Roman" w:cs="Times New Roman"/>
                  <w:color w:val="0B57D0"/>
                  <w:sz w:val="28"/>
                  <w:szCs w:val="28"/>
                </w:rPr>
                <w:t>https://archive.org/details/stochasticmodels0000buza</w:t>
              </w:r>
            </w:hyperlink>
          </w:p>
          <w:p w14:paraId="4A9838D8"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t>Dhamala, P. K. (2015).</w:t>
            </w:r>
            <w:r w:rsidRPr="7A3114BE">
              <w:rPr>
                <w:rFonts w:ascii="Times New Roman" w:eastAsia="Times New Roman" w:hAnsi="Times New Roman" w:cs="Times New Roman"/>
                <w:color w:val="1F1F1F"/>
                <w:sz w:val="28"/>
                <w:szCs w:val="28"/>
              </w:rPr>
              <w:t xml:space="preserve"> "A survey on single machine scheduling."</w:t>
            </w:r>
          </w:p>
          <w:p w14:paraId="4CC99507"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50">
              <w:r w:rsidRPr="7A3114BE">
                <w:rPr>
                  <w:rStyle w:val="Hyperlink"/>
                  <w:rFonts w:ascii="Times New Roman" w:eastAsia="Times New Roman" w:hAnsi="Times New Roman" w:cs="Times New Roman"/>
                  <w:color w:val="0B57D0"/>
                  <w:sz w:val="28"/>
                  <w:szCs w:val="28"/>
                </w:rPr>
                <w:t>https://www.nepjol.info/index.php/NJST/article/view/14358</w:t>
              </w:r>
            </w:hyperlink>
          </w:p>
          <w:p w14:paraId="6C671039"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r w:rsidRPr="7A3114BE">
              <w:rPr>
                <w:rFonts w:ascii="Times New Roman" w:eastAsia="Times New Roman" w:hAnsi="Times New Roman" w:cs="Times New Roman"/>
                <w:b/>
                <w:bCs/>
                <w:color w:val="1F1F1F"/>
                <w:sz w:val="28"/>
                <w:szCs w:val="28"/>
              </w:rPr>
              <w:lastRenderedPageBreak/>
              <w:t>ScienceDirect Topics.</w:t>
            </w:r>
            <w:r w:rsidRPr="7A3114BE">
              <w:rPr>
                <w:rFonts w:ascii="Times New Roman" w:eastAsia="Times New Roman" w:hAnsi="Times New Roman" w:cs="Times New Roman"/>
                <w:color w:val="1F1F1F"/>
                <w:sz w:val="28"/>
                <w:szCs w:val="28"/>
              </w:rPr>
              <w:t xml:space="preserve"> "Dispatching Rules."</w:t>
            </w:r>
          </w:p>
          <w:p w14:paraId="48E63D03" w14:textId="77777777" w:rsidR="0059177D"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sz w:val="28"/>
                <w:szCs w:val="28"/>
              </w:rPr>
            </w:pPr>
            <w:hyperlink r:id="rId51">
              <w:r w:rsidRPr="7A3114BE">
                <w:rPr>
                  <w:rStyle w:val="Hyperlink"/>
                  <w:rFonts w:ascii="Times New Roman" w:eastAsia="Times New Roman" w:hAnsi="Times New Roman" w:cs="Times New Roman"/>
                  <w:color w:val="0B57D0"/>
                  <w:sz w:val="28"/>
                  <w:szCs w:val="28"/>
                </w:rPr>
                <w:t>https://www.sciencedirect.com/topics/engineering/dispatching-rule</w:t>
              </w:r>
            </w:hyperlink>
          </w:p>
          <w:p w14:paraId="43BF81EB" w14:textId="77777777" w:rsidR="0059177D" w:rsidRDefault="0059177D" w:rsidP="00D141F4">
            <w:pPr>
              <w:pStyle w:val="ListParagraph"/>
              <w:numPr>
                <w:ilvl w:val="0"/>
                <w:numId w:val="3"/>
              </w:numPr>
              <w:spacing w:before="240" w:after="240" w:line="360" w:lineRule="auto"/>
              <w:rPr>
                <w:rFonts w:ascii="Times New Roman" w:eastAsia="Times New Roman" w:hAnsi="Times New Roman" w:cs="Times New Roman"/>
                <w:color w:val="1F1F1F"/>
                <w:sz w:val="28"/>
                <w:szCs w:val="28"/>
              </w:rPr>
            </w:pPr>
            <w:proofErr w:type="spellStart"/>
            <w:r w:rsidRPr="7A3114BE">
              <w:rPr>
                <w:rFonts w:ascii="Times New Roman" w:eastAsia="Times New Roman" w:hAnsi="Times New Roman" w:cs="Times New Roman"/>
                <w:b/>
                <w:bCs/>
                <w:color w:val="1F1F1F"/>
                <w:sz w:val="28"/>
                <w:szCs w:val="28"/>
              </w:rPr>
              <w:t>TandfOnline</w:t>
            </w:r>
            <w:proofErr w:type="spellEnd"/>
            <w:r w:rsidRPr="7A3114BE">
              <w:rPr>
                <w:rFonts w:ascii="Times New Roman" w:eastAsia="Times New Roman" w:hAnsi="Times New Roman" w:cs="Times New Roman"/>
                <w:b/>
                <w:bCs/>
                <w:color w:val="1F1F1F"/>
                <w:sz w:val="28"/>
                <w:szCs w:val="28"/>
              </w:rPr>
              <w:t>.</w:t>
            </w:r>
            <w:r w:rsidRPr="7A3114BE">
              <w:rPr>
                <w:rFonts w:ascii="Times New Roman" w:eastAsia="Times New Roman" w:hAnsi="Times New Roman" w:cs="Times New Roman"/>
                <w:color w:val="1F1F1F"/>
                <w:sz w:val="28"/>
                <w:szCs w:val="28"/>
              </w:rPr>
              <w:t xml:space="preserve"> "International Journal of Production Research."</w:t>
            </w:r>
          </w:p>
          <w:p w14:paraId="24E7E871" w14:textId="77777777" w:rsidR="0059177D" w:rsidRPr="00AA2CE0" w:rsidRDefault="0059177D" w:rsidP="00D141F4">
            <w:pPr>
              <w:pStyle w:val="ListParagraph"/>
              <w:numPr>
                <w:ilvl w:val="1"/>
                <w:numId w:val="3"/>
              </w:numPr>
              <w:spacing w:before="240" w:after="240" w:line="360" w:lineRule="auto"/>
              <w:rPr>
                <w:rFonts w:ascii="Times New Roman" w:eastAsia="Times New Roman" w:hAnsi="Times New Roman" w:cs="Times New Roman"/>
                <w:color w:val="0B57D0"/>
                <w:kern w:val="0"/>
                <w:sz w:val="28"/>
                <w:szCs w:val="28"/>
                <w14:ligatures w14:val="none"/>
              </w:rPr>
            </w:pPr>
            <w:hyperlink r:id="rId52">
              <w:r w:rsidRPr="7A3114BE">
                <w:rPr>
                  <w:rStyle w:val="Hyperlink"/>
                  <w:rFonts w:ascii="Times New Roman" w:eastAsia="Times New Roman" w:hAnsi="Times New Roman" w:cs="Times New Roman"/>
                  <w:color w:val="0B57D0"/>
                  <w:sz w:val="28"/>
                  <w:szCs w:val="28"/>
                </w:rPr>
                <w:t>https://www.tandfonline.com/toc/tprs20/current</w:t>
              </w:r>
            </w:hyperlink>
          </w:p>
          <w:p w14:paraId="73BE7EDE" w14:textId="77777777" w:rsidR="00AA2CE0" w:rsidRDefault="00AA2CE0" w:rsidP="00AA2CE0">
            <w:pPr>
              <w:pStyle w:val="ListParagraph"/>
              <w:spacing w:before="240" w:after="240" w:line="360" w:lineRule="auto"/>
              <w:ind w:left="2520"/>
              <w:rPr>
                <w:rFonts w:eastAsia="Times New Roman"/>
                <w:color w:val="0B57D0"/>
                <w:kern w:val="0"/>
                <w14:ligatures w14:val="none"/>
              </w:rPr>
            </w:pPr>
          </w:p>
          <w:p w14:paraId="4174C9FB" w14:textId="77777777" w:rsidR="00AA2CE0" w:rsidRDefault="00AA2CE0" w:rsidP="00AA2CE0">
            <w:pPr>
              <w:pStyle w:val="ListParagraph"/>
              <w:spacing w:before="240" w:after="240" w:line="360" w:lineRule="auto"/>
              <w:ind w:left="2520"/>
              <w:rPr>
                <w:rFonts w:eastAsia="Times New Roman"/>
                <w:color w:val="0B57D0"/>
                <w:kern w:val="0"/>
                <w14:ligatures w14:val="none"/>
              </w:rPr>
            </w:pPr>
          </w:p>
          <w:p w14:paraId="0BD95E3D" w14:textId="77777777" w:rsidR="00AA2CE0" w:rsidRDefault="00AA2CE0" w:rsidP="00AA2CE0">
            <w:pPr>
              <w:pStyle w:val="ListParagraph"/>
              <w:spacing w:before="240" w:after="240" w:line="360" w:lineRule="auto"/>
              <w:ind w:left="2520"/>
              <w:rPr>
                <w:rFonts w:eastAsia="Times New Roman"/>
                <w:color w:val="0B57D0"/>
                <w:kern w:val="0"/>
                <w14:ligatures w14:val="none"/>
              </w:rPr>
            </w:pPr>
          </w:p>
          <w:p w14:paraId="4F0E596D" w14:textId="77777777" w:rsidR="00897E3E" w:rsidRDefault="00897E3E" w:rsidP="00AA2CE0">
            <w:pPr>
              <w:pStyle w:val="ListParagraph"/>
              <w:spacing w:before="240" w:after="240" w:line="360" w:lineRule="auto"/>
              <w:ind w:left="2520"/>
              <w:rPr>
                <w:rFonts w:eastAsia="Times New Roman"/>
                <w:color w:val="0B57D0"/>
                <w:kern w:val="0"/>
                <w14:ligatures w14:val="none"/>
              </w:rPr>
            </w:pPr>
          </w:p>
          <w:p w14:paraId="5D343121" w14:textId="77777777" w:rsidR="00897E3E" w:rsidRDefault="00897E3E" w:rsidP="00AA2CE0">
            <w:pPr>
              <w:pStyle w:val="ListParagraph"/>
              <w:spacing w:before="240" w:after="240" w:line="360" w:lineRule="auto"/>
              <w:ind w:left="2520"/>
              <w:rPr>
                <w:rFonts w:eastAsia="Times New Roman"/>
                <w:color w:val="0B57D0"/>
                <w:kern w:val="0"/>
                <w14:ligatures w14:val="none"/>
              </w:rPr>
            </w:pPr>
          </w:p>
          <w:p w14:paraId="5E031F9D" w14:textId="77777777" w:rsidR="00897E3E" w:rsidRDefault="00897E3E" w:rsidP="00AA2CE0">
            <w:pPr>
              <w:pStyle w:val="ListParagraph"/>
              <w:spacing w:before="240" w:after="240" w:line="360" w:lineRule="auto"/>
              <w:ind w:left="2520"/>
              <w:rPr>
                <w:rFonts w:eastAsia="Times New Roman"/>
                <w:color w:val="0B57D0"/>
                <w:kern w:val="0"/>
                <w14:ligatures w14:val="none"/>
              </w:rPr>
            </w:pPr>
          </w:p>
          <w:p w14:paraId="1C54E18D" w14:textId="77777777" w:rsidR="00897E3E" w:rsidRDefault="00897E3E" w:rsidP="00AA2CE0">
            <w:pPr>
              <w:pStyle w:val="ListParagraph"/>
              <w:spacing w:before="240" w:after="240" w:line="360" w:lineRule="auto"/>
              <w:ind w:left="2520"/>
              <w:rPr>
                <w:rFonts w:eastAsia="Times New Roman"/>
                <w:color w:val="0B57D0"/>
                <w:kern w:val="0"/>
                <w14:ligatures w14:val="none"/>
              </w:rPr>
            </w:pPr>
          </w:p>
          <w:p w14:paraId="44ED4337" w14:textId="77777777" w:rsidR="00897E3E" w:rsidRDefault="00897E3E" w:rsidP="00AA2CE0">
            <w:pPr>
              <w:pStyle w:val="ListParagraph"/>
              <w:spacing w:before="240" w:after="240" w:line="360" w:lineRule="auto"/>
              <w:ind w:left="2520"/>
              <w:rPr>
                <w:rFonts w:eastAsia="Times New Roman"/>
                <w:color w:val="0B57D0"/>
                <w:kern w:val="0"/>
                <w14:ligatures w14:val="none"/>
              </w:rPr>
            </w:pPr>
          </w:p>
          <w:p w14:paraId="58C6C28C" w14:textId="77777777" w:rsidR="00897E3E" w:rsidRDefault="00897E3E" w:rsidP="00AA2CE0">
            <w:pPr>
              <w:pStyle w:val="ListParagraph"/>
              <w:spacing w:before="240" w:after="240" w:line="360" w:lineRule="auto"/>
              <w:ind w:left="2520"/>
              <w:rPr>
                <w:rFonts w:eastAsia="Times New Roman"/>
                <w:color w:val="0B57D0"/>
                <w:kern w:val="0"/>
                <w14:ligatures w14:val="none"/>
              </w:rPr>
            </w:pPr>
          </w:p>
          <w:p w14:paraId="2BFB31A6" w14:textId="77777777" w:rsidR="00897E3E" w:rsidRDefault="00897E3E" w:rsidP="00AA2CE0">
            <w:pPr>
              <w:pStyle w:val="ListParagraph"/>
              <w:spacing w:before="240" w:after="240" w:line="360" w:lineRule="auto"/>
              <w:ind w:left="2520"/>
              <w:rPr>
                <w:rFonts w:eastAsia="Times New Roman"/>
                <w:color w:val="0B57D0"/>
                <w:kern w:val="0"/>
                <w14:ligatures w14:val="none"/>
              </w:rPr>
            </w:pPr>
          </w:p>
          <w:p w14:paraId="6D596E53" w14:textId="77777777" w:rsidR="00AC4AC7" w:rsidRPr="007D114B" w:rsidRDefault="00AC4AC7" w:rsidP="007D114B">
            <w:pPr>
              <w:spacing w:before="240" w:after="240" w:line="360" w:lineRule="auto"/>
              <w:rPr>
                <w:rFonts w:ascii="Times New Roman" w:eastAsia="Times New Roman" w:hAnsi="Times New Roman" w:cs="Times New Roman"/>
                <w:color w:val="0B57D0"/>
                <w:kern w:val="0"/>
                <w:sz w:val="28"/>
                <w:szCs w:val="28"/>
                <w14:ligatures w14:val="none"/>
              </w:rPr>
            </w:pPr>
          </w:p>
          <w:p w14:paraId="29F02AA4" w14:textId="77777777" w:rsidR="00AC4AC7" w:rsidRDefault="00AC4AC7" w:rsidP="00AA2CE0">
            <w:pPr>
              <w:pStyle w:val="ListParagraph"/>
              <w:spacing w:before="240" w:after="240" w:line="360" w:lineRule="auto"/>
              <w:ind w:left="2520"/>
              <w:rPr>
                <w:rFonts w:ascii="Times New Roman" w:eastAsia="Times New Roman" w:hAnsi="Times New Roman" w:cs="Times New Roman"/>
                <w:color w:val="0B57D0"/>
                <w:kern w:val="0"/>
                <w:sz w:val="28"/>
                <w:szCs w:val="28"/>
                <w14:ligatures w14:val="none"/>
              </w:rPr>
            </w:pPr>
          </w:p>
          <w:p w14:paraId="142F3ED2" w14:textId="77777777" w:rsidR="00AC4AC7" w:rsidRDefault="00AC4AC7" w:rsidP="00AA2CE0">
            <w:pPr>
              <w:pStyle w:val="ListParagraph"/>
              <w:spacing w:before="240" w:after="240" w:line="360" w:lineRule="auto"/>
              <w:ind w:left="2520"/>
              <w:rPr>
                <w:rFonts w:ascii="Times New Roman" w:eastAsia="Times New Roman" w:hAnsi="Times New Roman" w:cs="Times New Roman"/>
                <w:color w:val="0B57D0"/>
                <w:kern w:val="0"/>
                <w:sz w:val="28"/>
                <w:szCs w:val="28"/>
                <w14:ligatures w14:val="none"/>
              </w:rPr>
            </w:pPr>
          </w:p>
          <w:p w14:paraId="6FCD093F" w14:textId="77777777" w:rsidR="0059177D" w:rsidRPr="00173AD8" w:rsidRDefault="0059177D" w:rsidP="0059177D">
            <w:pPr>
              <w:spacing w:after="0" w:line="360" w:lineRule="auto"/>
              <w:rPr>
                <w:rFonts w:ascii="Times New Roman" w:eastAsia="Times New Roman" w:hAnsi="Times New Roman" w:cs="Times New Roman"/>
                <w:kern w:val="0"/>
                <w:sz w:val="24"/>
                <w:szCs w:val="24"/>
                <w:lang w:eastAsia="en-IN" w:bidi="te-IN"/>
                <w14:ligatures w14:val="none"/>
              </w:rPr>
            </w:pPr>
          </w:p>
        </w:tc>
        <w:tc>
          <w:tcPr>
            <w:tcW w:w="2719" w:type="dxa"/>
            <w:noWrap/>
            <w:vAlign w:val="bottom"/>
            <w:hideMark/>
          </w:tcPr>
          <w:p w14:paraId="27E899B1" w14:textId="77777777" w:rsidR="0059177D" w:rsidRPr="00173AD8" w:rsidRDefault="0059177D" w:rsidP="0059177D">
            <w:pPr>
              <w:spacing w:after="0" w:line="360" w:lineRule="auto"/>
              <w:rPr>
                <w:rFonts w:ascii="Times New Roman" w:eastAsia="Times New Roman" w:hAnsi="Times New Roman" w:cs="Times New Roman"/>
                <w:kern w:val="0"/>
                <w:sz w:val="20"/>
                <w:szCs w:val="20"/>
                <w:lang w:eastAsia="en-IN" w:bidi="te-IN"/>
                <w14:ligatures w14:val="none"/>
              </w:rPr>
            </w:pPr>
          </w:p>
        </w:tc>
        <w:tc>
          <w:tcPr>
            <w:tcW w:w="1418" w:type="dxa"/>
            <w:noWrap/>
            <w:vAlign w:val="bottom"/>
            <w:hideMark/>
          </w:tcPr>
          <w:p w14:paraId="215CF30B" w14:textId="77777777" w:rsidR="0059177D" w:rsidRPr="00173AD8" w:rsidRDefault="0059177D" w:rsidP="0059177D">
            <w:pPr>
              <w:spacing w:after="0" w:line="360" w:lineRule="auto"/>
              <w:rPr>
                <w:rFonts w:ascii="Times New Roman" w:eastAsia="Times New Roman" w:hAnsi="Times New Roman" w:cs="Times New Roman"/>
                <w:kern w:val="0"/>
                <w:sz w:val="20"/>
                <w:szCs w:val="20"/>
                <w:lang w:eastAsia="en-IN" w:bidi="te-IN"/>
                <w14:ligatures w14:val="none"/>
              </w:rPr>
            </w:pPr>
          </w:p>
        </w:tc>
        <w:tc>
          <w:tcPr>
            <w:tcW w:w="7758" w:type="dxa"/>
            <w:noWrap/>
            <w:vAlign w:val="bottom"/>
            <w:hideMark/>
          </w:tcPr>
          <w:p w14:paraId="05E4BB60" w14:textId="77777777" w:rsidR="0059177D" w:rsidRPr="00173AD8" w:rsidRDefault="0059177D" w:rsidP="0059177D">
            <w:pPr>
              <w:spacing w:after="0" w:line="360" w:lineRule="auto"/>
              <w:rPr>
                <w:rFonts w:ascii="Times New Roman" w:eastAsia="Times New Roman" w:hAnsi="Times New Roman" w:cs="Times New Roman"/>
                <w:kern w:val="0"/>
                <w:sz w:val="20"/>
                <w:szCs w:val="20"/>
                <w:lang w:eastAsia="en-IN" w:bidi="te-IN"/>
                <w14:ligatures w14:val="none"/>
              </w:rPr>
            </w:pPr>
          </w:p>
        </w:tc>
      </w:tr>
    </w:tbl>
    <w:p w14:paraId="1953FB37" w14:textId="77777777" w:rsidR="7A3114BE" w:rsidRDefault="7A3114BE" w:rsidP="007D114B">
      <w:pPr>
        <w:rPr>
          <w:rFonts w:ascii="Times New Roman" w:eastAsia="Times New Roman" w:hAnsi="Times New Roman" w:cs="Times New Roman"/>
          <w:b/>
          <w:bCs/>
          <w:sz w:val="24"/>
          <w:szCs w:val="24"/>
          <w:lang w:eastAsia="en-IN" w:bidi="te-IN"/>
        </w:rPr>
      </w:pPr>
    </w:p>
    <w:sectPr w:rsidR="7A3114BE" w:rsidSect="00E51562">
      <w:headerReference w:type="default" r:id="rId53"/>
      <w:footerReference w:type="default" r:id="rId54"/>
      <w:pgSz w:w="11906" w:h="16838"/>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4FE31" w14:textId="77777777" w:rsidR="000517CA" w:rsidRDefault="000517CA" w:rsidP="0018430F">
      <w:pPr>
        <w:spacing w:after="0" w:line="240" w:lineRule="auto"/>
      </w:pPr>
      <w:r>
        <w:separator/>
      </w:r>
    </w:p>
  </w:endnote>
  <w:endnote w:type="continuationSeparator" w:id="0">
    <w:p w14:paraId="3FB726EB" w14:textId="77777777" w:rsidR="000517CA" w:rsidRDefault="000517CA" w:rsidP="00184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E4BCF" w14:textId="77777777" w:rsidR="00924EC2" w:rsidRDefault="00924EC2">
    <w:pPr>
      <w:pStyle w:val="Footer"/>
    </w:pPr>
  </w:p>
  <w:p w14:paraId="2BE0ECF7" w14:textId="7D6E5D61" w:rsidR="00DF45C7" w:rsidRDefault="00DF45C7">
    <w:pPr>
      <w:pStyle w:val="Footer"/>
    </w:pPr>
  </w:p>
  <w:p w14:paraId="4CA2B5ED" w14:textId="0E015A63" w:rsidR="00DF45C7" w:rsidRDefault="00DF45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9AD64" w14:textId="77777777" w:rsidR="000517CA" w:rsidRDefault="000517CA" w:rsidP="0018430F">
      <w:pPr>
        <w:spacing w:after="0" w:line="240" w:lineRule="auto"/>
      </w:pPr>
      <w:r>
        <w:separator/>
      </w:r>
    </w:p>
  </w:footnote>
  <w:footnote w:type="continuationSeparator" w:id="0">
    <w:p w14:paraId="021403FD" w14:textId="77777777" w:rsidR="000517CA" w:rsidRDefault="000517CA" w:rsidP="001843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343F" w14:textId="31AB97C3" w:rsidR="00043FF6" w:rsidRDefault="00043FF6">
    <w:pPr>
      <w:pStyle w:val="Header"/>
    </w:pPr>
  </w:p>
  <w:p w14:paraId="04A8E969" w14:textId="6134624A" w:rsidR="00E51562" w:rsidRDefault="00E51562">
    <w:pPr>
      <w:pStyle w:val="Header"/>
    </w:pPr>
  </w:p>
  <w:p w14:paraId="75D2BE22" w14:textId="1C9E9EFE" w:rsidR="00E66988" w:rsidRDefault="00E66988">
    <w:pPr>
      <w:pStyle w:val="Header"/>
    </w:pPr>
  </w:p>
  <w:p w14:paraId="2A583F9F" w14:textId="77777777" w:rsidR="00043FF6" w:rsidRDefault="00043FF6">
    <w:pPr>
      <w:pStyle w:val="Header"/>
    </w:pPr>
  </w:p>
  <w:p w14:paraId="4C4AFFA6" w14:textId="77777777" w:rsidR="00043FF6" w:rsidRDefault="00043F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34E21"/>
    <w:multiLevelType w:val="hybridMultilevel"/>
    <w:tmpl w:val="FFFFFFFF"/>
    <w:lvl w:ilvl="0" w:tplc="28023EF8">
      <w:start w:val="1"/>
      <w:numFmt w:val="bullet"/>
      <w:lvlText w:val=""/>
      <w:lvlJc w:val="left"/>
      <w:pPr>
        <w:ind w:left="5418" w:hanging="360"/>
      </w:pPr>
      <w:rPr>
        <w:rFonts w:ascii="Symbol" w:hAnsi="Symbol" w:hint="default"/>
      </w:rPr>
    </w:lvl>
    <w:lvl w:ilvl="1" w:tplc="26143D84">
      <w:start w:val="1"/>
      <w:numFmt w:val="bullet"/>
      <w:lvlText w:val="o"/>
      <w:lvlJc w:val="left"/>
      <w:pPr>
        <w:ind w:left="6138" w:hanging="360"/>
      </w:pPr>
      <w:rPr>
        <w:rFonts w:ascii="Courier New" w:hAnsi="Courier New" w:hint="default"/>
      </w:rPr>
    </w:lvl>
    <w:lvl w:ilvl="2" w:tplc="6792DE74">
      <w:start w:val="1"/>
      <w:numFmt w:val="bullet"/>
      <w:lvlText w:val=""/>
      <w:lvlJc w:val="left"/>
      <w:pPr>
        <w:ind w:left="6858" w:hanging="360"/>
      </w:pPr>
      <w:rPr>
        <w:rFonts w:ascii="Wingdings" w:hAnsi="Wingdings" w:hint="default"/>
      </w:rPr>
    </w:lvl>
    <w:lvl w:ilvl="3" w:tplc="8C40EC44">
      <w:start w:val="1"/>
      <w:numFmt w:val="bullet"/>
      <w:lvlText w:val=""/>
      <w:lvlJc w:val="left"/>
      <w:pPr>
        <w:ind w:left="7578" w:hanging="360"/>
      </w:pPr>
      <w:rPr>
        <w:rFonts w:ascii="Symbol" w:hAnsi="Symbol" w:hint="default"/>
      </w:rPr>
    </w:lvl>
    <w:lvl w:ilvl="4" w:tplc="994C6BE2">
      <w:start w:val="1"/>
      <w:numFmt w:val="bullet"/>
      <w:lvlText w:val="o"/>
      <w:lvlJc w:val="left"/>
      <w:pPr>
        <w:ind w:left="8298" w:hanging="360"/>
      </w:pPr>
      <w:rPr>
        <w:rFonts w:ascii="Courier New" w:hAnsi="Courier New" w:hint="default"/>
      </w:rPr>
    </w:lvl>
    <w:lvl w:ilvl="5" w:tplc="283E2580">
      <w:start w:val="1"/>
      <w:numFmt w:val="bullet"/>
      <w:lvlText w:val=""/>
      <w:lvlJc w:val="left"/>
      <w:pPr>
        <w:ind w:left="9018" w:hanging="360"/>
      </w:pPr>
      <w:rPr>
        <w:rFonts w:ascii="Wingdings" w:hAnsi="Wingdings" w:hint="default"/>
      </w:rPr>
    </w:lvl>
    <w:lvl w:ilvl="6" w:tplc="ED149F60">
      <w:start w:val="1"/>
      <w:numFmt w:val="bullet"/>
      <w:lvlText w:val=""/>
      <w:lvlJc w:val="left"/>
      <w:pPr>
        <w:ind w:left="9738" w:hanging="360"/>
      </w:pPr>
      <w:rPr>
        <w:rFonts w:ascii="Symbol" w:hAnsi="Symbol" w:hint="default"/>
      </w:rPr>
    </w:lvl>
    <w:lvl w:ilvl="7" w:tplc="AC7EDD3E">
      <w:start w:val="1"/>
      <w:numFmt w:val="bullet"/>
      <w:lvlText w:val="o"/>
      <w:lvlJc w:val="left"/>
      <w:pPr>
        <w:ind w:left="10458" w:hanging="360"/>
      </w:pPr>
      <w:rPr>
        <w:rFonts w:ascii="Courier New" w:hAnsi="Courier New" w:hint="default"/>
      </w:rPr>
    </w:lvl>
    <w:lvl w:ilvl="8" w:tplc="318C2A4E">
      <w:start w:val="1"/>
      <w:numFmt w:val="bullet"/>
      <w:lvlText w:val=""/>
      <w:lvlJc w:val="left"/>
      <w:pPr>
        <w:ind w:left="11178" w:hanging="360"/>
      </w:pPr>
      <w:rPr>
        <w:rFonts w:ascii="Wingdings" w:hAnsi="Wingdings" w:hint="default"/>
      </w:rPr>
    </w:lvl>
  </w:abstractNum>
  <w:abstractNum w:abstractNumId="1" w15:restartNumberingAfterBreak="0">
    <w:nsid w:val="0FDA56D7"/>
    <w:multiLevelType w:val="hybridMultilevel"/>
    <w:tmpl w:val="FFFFFFFF"/>
    <w:lvl w:ilvl="0" w:tplc="14FC5B06">
      <w:start w:val="1"/>
      <w:numFmt w:val="decimal"/>
      <w:lvlText w:val="%1."/>
      <w:lvlJc w:val="left"/>
      <w:pPr>
        <w:ind w:left="720" w:hanging="360"/>
      </w:pPr>
    </w:lvl>
    <w:lvl w:ilvl="1" w:tplc="50BEF132">
      <w:start w:val="1"/>
      <w:numFmt w:val="lowerLetter"/>
      <w:lvlText w:val="%2."/>
      <w:lvlJc w:val="left"/>
      <w:pPr>
        <w:ind w:left="1440" w:hanging="360"/>
      </w:pPr>
    </w:lvl>
    <w:lvl w:ilvl="2" w:tplc="94CCE8A0">
      <w:start w:val="1"/>
      <w:numFmt w:val="lowerRoman"/>
      <w:lvlText w:val="%3."/>
      <w:lvlJc w:val="right"/>
      <w:pPr>
        <w:ind w:left="2160" w:hanging="180"/>
      </w:pPr>
    </w:lvl>
    <w:lvl w:ilvl="3" w:tplc="FA0A1908">
      <w:start w:val="1"/>
      <w:numFmt w:val="decimal"/>
      <w:lvlText w:val="%4."/>
      <w:lvlJc w:val="left"/>
      <w:pPr>
        <w:ind w:left="2880" w:hanging="360"/>
      </w:pPr>
    </w:lvl>
    <w:lvl w:ilvl="4" w:tplc="BDCE39FE">
      <w:start w:val="1"/>
      <w:numFmt w:val="lowerLetter"/>
      <w:lvlText w:val="%5."/>
      <w:lvlJc w:val="left"/>
      <w:pPr>
        <w:ind w:left="3600" w:hanging="360"/>
      </w:pPr>
    </w:lvl>
    <w:lvl w:ilvl="5" w:tplc="15CC9476">
      <w:start w:val="1"/>
      <w:numFmt w:val="lowerRoman"/>
      <w:lvlText w:val="%6."/>
      <w:lvlJc w:val="right"/>
      <w:pPr>
        <w:ind w:left="4320" w:hanging="180"/>
      </w:pPr>
    </w:lvl>
    <w:lvl w:ilvl="6" w:tplc="FB5696F6">
      <w:start w:val="1"/>
      <w:numFmt w:val="decimal"/>
      <w:lvlText w:val="%7."/>
      <w:lvlJc w:val="left"/>
      <w:pPr>
        <w:ind w:left="5040" w:hanging="360"/>
      </w:pPr>
    </w:lvl>
    <w:lvl w:ilvl="7" w:tplc="EBA81048">
      <w:start w:val="1"/>
      <w:numFmt w:val="lowerLetter"/>
      <w:lvlText w:val="%8."/>
      <w:lvlJc w:val="left"/>
      <w:pPr>
        <w:ind w:left="5760" w:hanging="360"/>
      </w:pPr>
    </w:lvl>
    <w:lvl w:ilvl="8" w:tplc="1A48942A">
      <w:start w:val="1"/>
      <w:numFmt w:val="lowerRoman"/>
      <w:lvlText w:val="%9."/>
      <w:lvlJc w:val="right"/>
      <w:pPr>
        <w:ind w:left="6480" w:hanging="180"/>
      </w:pPr>
    </w:lvl>
  </w:abstractNum>
  <w:abstractNum w:abstractNumId="2" w15:restartNumberingAfterBreak="0">
    <w:nsid w:val="1049026C"/>
    <w:multiLevelType w:val="multilevel"/>
    <w:tmpl w:val="4A8EACB6"/>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5D7BDD"/>
    <w:multiLevelType w:val="hybridMultilevel"/>
    <w:tmpl w:val="9C2232DA"/>
    <w:lvl w:ilvl="0" w:tplc="FA7878B6">
      <w:start w:val="1"/>
      <w:numFmt w:val="decimal"/>
      <w:lvlText w:val="%1."/>
      <w:lvlJc w:val="left"/>
      <w:pPr>
        <w:ind w:left="1341" w:hanging="360"/>
      </w:pPr>
      <w:rPr>
        <w:rFonts w:hint="default"/>
      </w:rPr>
    </w:lvl>
    <w:lvl w:ilvl="1" w:tplc="40090019" w:tentative="1">
      <w:start w:val="1"/>
      <w:numFmt w:val="lowerLetter"/>
      <w:lvlText w:val="%2."/>
      <w:lvlJc w:val="left"/>
      <w:pPr>
        <w:ind w:left="2061" w:hanging="360"/>
      </w:pPr>
    </w:lvl>
    <w:lvl w:ilvl="2" w:tplc="4009001B" w:tentative="1">
      <w:start w:val="1"/>
      <w:numFmt w:val="lowerRoman"/>
      <w:lvlText w:val="%3."/>
      <w:lvlJc w:val="right"/>
      <w:pPr>
        <w:ind w:left="2781" w:hanging="180"/>
      </w:pPr>
    </w:lvl>
    <w:lvl w:ilvl="3" w:tplc="4009000F" w:tentative="1">
      <w:start w:val="1"/>
      <w:numFmt w:val="decimal"/>
      <w:lvlText w:val="%4."/>
      <w:lvlJc w:val="left"/>
      <w:pPr>
        <w:ind w:left="3501" w:hanging="360"/>
      </w:pPr>
    </w:lvl>
    <w:lvl w:ilvl="4" w:tplc="40090019" w:tentative="1">
      <w:start w:val="1"/>
      <w:numFmt w:val="lowerLetter"/>
      <w:lvlText w:val="%5."/>
      <w:lvlJc w:val="left"/>
      <w:pPr>
        <w:ind w:left="4221" w:hanging="360"/>
      </w:pPr>
    </w:lvl>
    <w:lvl w:ilvl="5" w:tplc="4009001B" w:tentative="1">
      <w:start w:val="1"/>
      <w:numFmt w:val="lowerRoman"/>
      <w:lvlText w:val="%6."/>
      <w:lvlJc w:val="right"/>
      <w:pPr>
        <w:ind w:left="4941" w:hanging="180"/>
      </w:pPr>
    </w:lvl>
    <w:lvl w:ilvl="6" w:tplc="4009000F" w:tentative="1">
      <w:start w:val="1"/>
      <w:numFmt w:val="decimal"/>
      <w:lvlText w:val="%7."/>
      <w:lvlJc w:val="left"/>
      <w:pPr>
        <w:ind w:left="5661" w:hanging="360"/>
      </w:pPr>
    </w:lvl>
    <w:lvl w:ilvl="7" w:tplc="40090019" w:tentative="1">
      <w:start w:val="1"/>
      <w:numFmt w:val="lowerLetter"/>
      <w:lvlText w:val="%8."/>
      <w:lvlJc w:val="left"/>
      <w:pPr>
        <w:ind w:left="6381" w:hanging="360"/>
      </w:pPr>
    </w:lvl>
    <w:lvl w:ilvl="8" w:tplc="4009001B" w:tentative="1">
      <w:start w:val="1"/>
      <w:numFmt w:val="lowerRoman"/>
      <w:lvlText w:val="%9."/>
      <w:lvlJc w:val="right"/>
      <w:pPr>
        <w:ind w:left="7101" w:hanging="180"/>
      </w:pPr>
    </w:lvl>
  </w:abstractNum>
  <w:abstractNum w:abstractNumId="4" w15:restartNumberingAfterBreak="0">
    <w:nsid w:val="10C576CA"/>
    <w:multiLevelType w:val="multilevel"/>
    <w:tmpl w:val="FBA6C6E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1E4CE1"/>
    <w:multiLevelType w:val="multilevel"/>
    <w:tmpl w:val="144E661A"/>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B50294"/>
    <w:multiLevelType w:val="hybridMultilevel"/>
    <w:tmpl w:val="FFFFFFFF"/>
    <w:lvl w:ilvl="0" w:tplc="DCC6110A">
      <w:start w:val="20"/>
      <w:numFmt w:val="decimal"/>
      <w:lvlText w:val="%1."/>
      <w:lvlJc w:val="left"/>
      <w:pPr>
        <w:ind w:left="720" w:hanging="360"/>
      </w:pPr>
    </w:lvl>
    <w:lvl w:ilvl="1" w:tplc="F4E2027C">
      <w:start w:val="1"/>
      <w:numFmt w:val="lowerLetter"/>
      <w:lvlText w:val="%2."/>
      <w:lvlJc w:val="left"/>
      <w:pPr>
        <w:ind w:left="1440" w:hanging="360"/>
      </w:pPr>
    </w:lvl>
    <w:lvl w:ilvl="2" w:tplc="CE62218A">
      <w:start w:val="1"/>
      <w:numFmt w:val="lowerRoman"/>
      <w:lvlText w:val="%3."/>
      <w:lvlJc w:val="right"/>
      <w:pPr>
        <w:ind w:left="2160" w:hanging="180"/>
      </w:pPr>
    </w:lvl>
    <w:lvl w:ilvl="3" w:tplc="21D2D044">
      <w:start w:val="1"/>
      <w:numFmt w:val="decimal"/>
      <w:lvlText w:val="%4."/>
      <w:lvlJc w:val="left"/>
      <w:pPr>
        <w:ind w:left="2880" w:hanging="360"/>
      </w:pPr>
    </w:lvl>
    <w:lvl w:ilvl="4" w:tplc="71EE323C">
      <w:start w:val="1"/>
      <w:numFmt w:val="lowerLetter"/>
      <w:lvlText w:val="%5."/>
      <w:lvlJc w:val="left"/>
      <w:pPr>
        <w:ind w:left="3600" w:hanging="360"/>
      </w:pPr>
    </w:lvl>
    <w:lvl w:ilvl="5" w:tplc="97F40616">
      <w:start w:val="1"/>
      <w:numFmt w:val="lowerRoman"/>
      <w:lvlText w:val="%6."/>
      <w:lvlJc w:val="right"/>
      <w:pPr>
        <w:ind w:left="4320" w:hanging="180"/>
      </w:pPr>
    </w:lvl>
    <w:lvl w:ilvl="6" w:tplc="DED64456">
      <w:start w:val="1"/>
      <w:numFmt w:val="decimal"/>
      <w:lvlText w:val="%7."/>
      <w:lvlJc w:val="left"/>
      <w:pPr>
        <w:ind w:left="5040" w:hanging="360"/>
      </w:pPr>
    </w:lvl>
    <w:lvl w:ilvl="7" w:tplc="1352978E">
      <w:start w:val="1"/>
      <w:numFmt w:val="lowerLetter"/>
      <w:lvlText w:val="%8."/>
      <w:lvlJc w:val="left"/>
      <w:pPr>
        <w:ind w:left="5760" w:hanging="360"/>
      </w:pPr>
    </w:lvl>
    <w:lvl w:ilvl="8" w:tplc="A78C4E30">
      <w:start w:val="1"/>
      <w:numFmt w:val="lowerRoman"/>
      <w:lvlText w:val="%9."/>
      <w:lvlJc w:val="right"/>
      <w:pPr>
        <w:ind w:left="6480" w:hanging="180"/>
      </w:pPr>
    </w:lvl>
  </w:abstractNum>
  <w:abstractNum w:abstractNumId="7" w15:restartNumberingAfterBreak="0">
    <w:nsid w:val="180537E4"/>
    <w:multiLevelType w:val="multilevel"/>
    <w:tmpl w:val="B656765C"/>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160892"/>
    <w:multiLevelType w:val="hybridMultilevel"/>
    <w:tmpl w:val="FFFFFFFF"/>
    <w:lvl w:ilvl="0" w:tplc="CD304B42">
      <w:start w:val="11"/>
      <w:numFmt w:val="decimal"/>
      <w:lvlText w:val="%1."/>
      <w:lvlJc w:val="left"/>
      <w:pPr>
        <w:ind w:left="1800" w:hanging="360"/>
      </w:pPr>
    </w:lvl>
    <w:lvl w:ilvl="1" w:tplc="B8F62D6E">
      <w:start w:val="1"/>
      <w:numFmt w:val="lowerLetter"/>
      <w:lvlText w:val="%2."/>
      <w:lvlJc w:val="left"/>
      <w:pPr>
        <w:ind w:left="2520" w:hanging="360"/>
      </w:pPr>
    </w:lvl>
    <w:lvl w:ilvl="2" w:tplc="607AC6FA">
      <w:start w:val="1"/>
      <w:numFmt w:val="lowerRoman"/>
      <w:lvlText w:val="%3."/>
      <w:lvlJc w:val="right"/>
      <w:pPr>
        <w:ind w:left="3240" w:hanging="180"/>
      </w:pPr>
    </w:lvl>
    <w:lvl w:ilvl="3" w:tplc="DA848B1C">
      <w:start w:val="1"/>
      <w:numFmt w:val="decimal"/>
      <w:lvlText w:val="%4."/>
      <w:lvlJc w:val="left"/>
      <w:pPr>
        <w:ind w:left="3960" w:hanging="360"/>
      </w:pPr>
    </w:lvl>
    <w:lvl w:ilvl="4" w:tplc="145A39D2">
      <w:start w:val="1"/>
      <w:numFmt w:val="lowerLetter"/>
      <w:lvlText w:val="%5."/>
      <w:lvlJc w:val="left"/>
      <w:pPr>
        <w:ind w:left="4680" w:hanging="360"/>
      </w:pPr>
    </w:lvl>
    <w:lvl w:ilvl="5" w:tplc="7F2C1B34">
      <w:start w:val="1"/>
      <w:numFmt w:val="lowerRoman"/>
      <w:lvlText w:val="%6."/>
      <w:lvlJc w:val="right"/>
      <w:pPr>
        <w:ind w:left="5400" w:hanging="180"/>
      </w:pPr>
    </w:lvl>
    <w:lvl w:ilvl="6" w:tplc="1EB4458C">
      <w:start w:val="1"/>
      <w:numFmt w:val="decimal"/>
      <w:lvlText w:val="%7."/>
      <w:lvlJc w:val="left"/>
      <w:pPr>
        <w:ind w:left="6120" w:hanging="360"/>
      </w:pPr>
    </w:lvl>
    <w:lvl w:ilvl="7" w:tplc="8564C674">
      <w:start w:val="1"/>
      <w:numFmt w:val="lowerLetter"/>
      <w:lvlText w:val="%8."/>
      <w:lvlJc w:val="left"/>
      <w:pPr>
        <w:ind w:left="6840" w:hanging="360"/>
      </w:pPr>
    </w:lvl>
    <w:lvl w:ilvl="8" w:tplc="FC562CEE">
      <w:start w:val="1"/>
      <w:numFmt w:val="lowerRoman"/>
      <w:lvlText w:val="%9."/>
      <w:lvlJc w:val="right"/>
      <w:pPr>
        <w:ind w:left="7560" w:hanging="180"/>
      </w:pPr>
    </w:lvl>
  </w:abstractNum>
  <w:abstractNum w:abstractNumId="9" w15:restartNumberingAfterBreak="0">
    <w:nsid w:val="1F9E2541"/>
    <w:multiLevelType w:val="multilevel"/>
    <w:tmpl w:val="F56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500E2"/>
    <w:multiLevelType w:val="multilevel"/>
    <w:tmpl w:val="0C36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77E35"/>
    <w:multiLevelType w:val="hybridMultilevel"/>
    <w:tmpl w:val="D1F2B328"/>
    <w:lvl w:ilvl="0" w:tplc="40090011">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2" w15:restartNumberingAfterBreak="0">
    <w:nsid w:val="266A70CF"/>
    <w:multiLevelType w:val="hybridMultilevel"/>
    <w:tmpl w:val="2B8013E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827553A"/>
    <w:multiLevelType w:val="hybridMultilevel"/>
    <w:tmpl w:val="FFFFFFFF"/>
    <w:lvl w:ilvl="0" w:tplc="3F3C480C">
      <w:start w:val="21"/>
      <w:numFmt w:val="decimal"/>
      <w:lvlText w:val="%1."/>
      <w:lvlJc w:val="left"/>
      <w:pPr>
        <w:ind w:left="720" w:hanging="360"/>
      </w:pPr>
    </w:lvl>
    <w:lvl w:ilvl="1" w:tplc="43848038">
      <w:start w:val="1"/>
      <w:numFmt w:val="lowerLetter"/>
      <w:lvlText w:val="%2."/>
      <w:lvlJc w:val="left"/>
      <w:pPr>
        <w:ind w:left="1440" w:hanging="360"/>
      </w:pPr>
    </w:lvl>
    <w:lvl w:ilvl="2" w:tplc="53F8BC7C">
      <w:start w:val="1"/>
      <w:numFmt w:val="lowerRoman"/>
      <w:lvlText w:val="%3."/>
      <w:lvlJc w:val="right"/>
      <w:pPr>
        <w:ind w:left="2160" w:hanging="180"/>
      </w:pPr>
    </w:lvl>
    <w:lvl w:ilvl="3" w:tplc="6696100C">
      <w:start w:val="1"/>
      <w:numFmt w:val="decimal"/>
      <w:lvlText w:val="%4."/>
      <w:lvlJc w:val="left"/>
      <w:pPr>
        <w:ind w:left="2880" w:hanging="360"/>
      </w:pPr>
    </w:lvl>
    <w:lvl w:ilvl="4" w:tplc="0ADCD8FE">
      <w:start w:val="1"/>
      <w:numFmt w:val="lowerLetter"/>
      <w:lvlText w:val="%5."/>
      <w:lvlJc w:val="left"/>
      <w:pPr>
        <w:ind w:left="3600" w:hanging="360"/>
      </w:pPr>
    </w:lvl>
    <w:lvl w:ilvl="5" w:tplc="10E81BFA">
      <w:start w:val="1"/>
      <w:numFmt w:val="lowerRoman"/>
      <w:lvlText w:val="%6."/>
      <w:lvlJc w:val="right"/>
      <w:pPr>
        <w:ind w:left="4320" w:hanging="180"/>
      </w:pPr>
    </w:lvl>
    <w:lvl w:ilvl="6" w:tplc="B484D88C">
      <w:start w:val="1"/>
      <w:numFmt w:val="decimal"/>
      <w:lvlText w:val="%7."/>
      <w:lvlJc w:val="left"/>
      <w:pPr>
        <w:ind w:left="5040" w:hanging="360"/>
      </w:pPr>
    </w:lvl>
    <w:lvl w:ilvl="7" w:tplc="F2C61B28">
      <w:start w:val="1"/>
      <w:numFmt w:val="lowerLetter"/>
      <w:lvlText w:val="%8."/>
      <w:lvlJc w:val="left"/>
      <w:pPr>
        <w:ind w:left="5760" w:hanging="360"/>
      </w:pPr>
    </w:lvl>
    <w:lvl w:ilvl="8" w:tplc="2A4E6A9C">
      <w:start w:val="1"/>
      <w:numFmt w:val="lowerRoman"/>
      <w:lvlText w:val="%9."/>
      <w:lvlJc w:val="right"/>
      <w:pPr>
        <w:ind w:left="6480" w:hanging="180"/>
      </w:pPr>
    </w:lvl>
  </w:abstractNum>
  <w:abstractNum w:abstractNumId="14" w15:restartNumberingAfterBreak="0">
    <w:nsid w:val="2FA746FD"/>
    <w:multiLevelType w:val="multilevel"/>
    <w:tmpl w:val="3E0E1A3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5" w15:restartNumberingAfterBreak="0">
    <w:nsid w:val="347A65D6"/>
    <w:multiLevelType w:val="hybridMultilevel"/>
    <w:tmpl w:val="FFFFFFFF"/>
    <w:lvl w:ilvl="0" w:tplc="8FEA824C">
      <w:start w:val="21"/>
      <w:numFmt w:val="decimal"/>
      <w:lvlText w:val="%1."/>
      <w:lvlJc w:val="left"/>
      <w:pPr>
        <w:ind w:left="1800" w:hanging="360"/>
      </w:pPr>
    </w:lvl>
    <w:lvl w:ilvl="1" w:tplc="00007312">
      <w:start w:val="1"/>
      <w:numFmt w:val="lowerLetter"/>
      <w:lvlText w:val="%2."/>
      <w:lvlJc w:val="left"/>
      <w:pPr>
        <w:ind w:left="2520" w:hanging="360"/>
      </w:pPr>
    </w:lvl>
    <w:lvl w:ilvl="2" w:tplc="0206E6F0">
      <w:start w:val="1"/>
      <w:numFmt w:val="lowerRoman"/>
      <w:lvlText w:val="%3."/>
      <w:lvlJc w:val="right"/>
      <w:pPr>
        <w:ind w:left="3240" w:hanging="180"/>
      </w:pPr>
    </w:lvl>
    <w:lvl w:ilvl="3" w:tplc="01FA0FBA">
      <w:start w:val="1"/>
      <w:numFmt w:val="decimal"/>
      <w:lvlText w:val="%4."/>
      <w:lvlJc w:val="left"/>
      <w:pPr>
        <w:ind w:left="3960" w:hanging="360"/>
      </w:pPr>
    </w:lvl>
    <w:lvl w:ilvl="4" w:tplc="C00E6B6E">
      <w:start w:val="1"/>
      <w:numFmt w:val="lowerLetter"/>
      <w:lvlText w:val="%5."/>
      <w:lvlJc w:val="left"/>
      <w:pPr>
        <w:ind w:left="4680" w:hanging="360"/>
      </w:pPr>
    </w:lvl>
    <w:lvl w:ilvl="5" w:tplc="D4544A40">
      <w:start w:val="1"/>
      <w:numFmt w:val="lowerRoman"/>
      <w:lvlText w:val="%6."/>
      <w:lvlJc w:val="right"/>
      <w:pPr>
        <w:ind w:left="5400" w:hanging="180"/>
      </w:pPr>
    </w:lvl>
    <w:lvl w:ilvl="6" w:tplc="0A06FBCE">
      <w:start w:val="1"/>
      <w:numFmt w:val="decimal"/>
      <w:lvlText w:val="%7."/>
      <w:lvlJc w:val="left"/>
      <w:pPr>
        <w:ind w:left="6120" w:hanging="360"/>
      </w:pPr>
    </w:lvl>
    <w:lvl w:ilvl="7" w:tplc="A028BA4A">
      <w:start w:val="1"/>
      <w:numFmt w:val="lowerLetter"/>
      <w:lvlText w:val="%8."/>
      <w:lvlJc w:val="left"/>
      <w:pPr>
        <w:ind w:left="6840" w:hanging="360"/>
      </w:pPr>
    </w:lvl>
    <w:lvl w:ilvl="8" w:tplc="42EE37A6">
      <w:start w:val="1"/>
      <w:numFmt w:val="lowerRoman"/>
      <w:lvlText w:val="%9."/>
      <w:lvlJc w:val="right"/>
      <w:pPr>
        <w:ind w:left="7560" w:hanging="180"/>
      </w:pPr>
    </w:lvl>
  </w:abstractNum>
  <w:abstractNum w:abstractNumId="16" w15:restartNumberingAfterBreak="0">
    <w:nsid w:val="35256D17"/>
    <w:multiLevelType w:val="hybridMultilevel"/>
    <w:tmpl w:val="FFFFFFFF"/>
    <w:lvl w:ilvl="0" w:tplc="553099D0">
      <w:start w:val="15"/>
      <w:numFmt w:val="decimal"/>
      <w:lvlText w:val="%1."/>
      <w:lvlJc w:val="left"/>
      <w:pPr>
        <w:ind w:left="720" w:hanging="360"/>
      </w:pPr>
    </w:lvl>
    <w:lvl w:ilvl="1" w:tplc="268A090A">
      <w:start w:val="1"/>
      <w:numFmt w:val="lowerLetter"/>
      <w:lvlText w:val="%2."/>
      <w:lvlJc w:val="left"/>
      <w:pPr>
        <w:ind w:left="1440" w:hanging="360"/>
      </w:pPr>
    </w:lvl>
    <w:lvl w:ilvl="2" w:tplc="48463852">
      <w:start w:val="1"/>
      <w:numFmt w:val="lowerRoman"/>
      <w:lvlText w:val="%3."/>
      <w:lvlJc w:val="right"/>
      <w:pPr>
        <w:ind w:left="2160" w:hanging="180"/>
      </w:pPr>
    </w:lvl>
    <w:lvl w:ilvl="3" w:tplc="264A5A7E">
      <w:start w:val="1"/>
      <w:numFmt w:val="decimal"/>
      <w:lvlText w:val="%4."/>
      <w:lvlJc w:val="left"/>
      <w:pPr>
        <w:ind w:left="2880" w:hanging="360"/>
      </w:pPr>
    </w:lvl>
    <w:lvl w:ilvl="4" w:tplc="F5B00164">
      <w:start w:val="1"/>
      <w:numFmt w:val="lowerLetter"/>
      <w:lvlText w:val="%5."/>
      <w:lvlJc w:val="left"/>
      <w:pPr>
        <w:ind w:left="3600" w:hanging="360"/>
      </w:pPr>
    </w:lvl>
    <w:lvl w:ilvl="5" w:tplc="A9688B64">
      <w:start w:val="1"/>
      <w:numFmt w:val="lowerRoman"/>
      <w:lvlText w:val="%6."/>
      <w:lvlJc w:val="right"/>
      <w:pPr>
        <w:ind w:left="4320" w:hanging="180"/>
      </w:pPr>
    </w:lvl>
    <w:lvl w:ilvl="6" w:tplc="E2B4BDFA">
      <w:start w:val="1"/>
      <w:numFmt w:val="decimal"/>
      <w:lvlText w:val="%7."/>
      <w:lvlJc w:val="left"/>
      <w:pPr>
        <w:ind w:left="5040" w:hanging="360"/>
      </w:pPr>
    </w:lvl>
    <w:lvl w:ilvl="7" w:tplc="909A0982">
      <w:start w:val="1"/>
      <w:numFmt w:val="lowerLetter"/>
      <w:lvlText w:val="%8."/>
      <w:lvlJc w:val="left"/>
      <w:pPr>
        <w:ind w:left="5760" w:hanging="360"/>
      </w:pPr>
    </w:lvl>
    <w:lvl w:ilvl="8" w:tplc="155E3B12">
      <w:start w:val="1"/>
      <w:numFmt w:val="lowerRoman"/>
      <w:lvlText w:val="%9."/>
      <w:lvlJc w:val="right"/>
      <w:pPr>
        <w:ind w:left="6480" w:hanging="180"/>
      </w:pPr>
    </w:lvl>
  </w:abstractNum>
  <w:abstractNum w:abstractNumId="17" w15:restartNumberingAfterBreak="0">
    <w:nsid w:val="37E34C17"/>
    <w:multiLevelType w:val="multilevel"/>
    <w:tmpl w:val="BE7AE130"/>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083C35"/>
    <w:multiLevelType w:val="multilevel"/>
    <w:tmpl w:val="E02EE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3BFD2E"/>
    <w:multiLevelType w:val="hybridMultilevel"/>
    <w:tmpl w:val="FFFFFFFF"/>
    <w:lvl w:ilvl="0" w:tplc="155CA966">
      <w:start w:val="11"/>
      <w:numFmt w:val="decimal"/>
      <w:lvlText w:val="%1."/>
      <w:lvlJc w:val="left"/>
      <w:pPr>
        <w:ind w:left="720" w:hanging="360"/>
      </w:pPr>
    </w:lvl>
    <w:lvl w:ilvl="1" w:tplc="537072CC">
      <w:start w:val="1"/>
      <w:numFmt w:val="lowerLetter"/>
      <w:lvlText w:val="%2."/>
      <w:lvlJc w:val="left"/>
      <w:pPr>
        <w:ind w:left="1440" w:hanging="360"/>
      </w:pPr>
    </w:lvl>
    <w:lvl w:ilvl="2" w:tplc="5CA6C73E">
      <w:start w:val="1"/>
      <w:numFmt w:val="lowerRoman"/>
      <w:lvlText w:val="%3."/>
      <w:lvlJc w:val="right"/>
      <w:pPr>
        <w:ind w:left="2160" w:hanging="180"/>
      </w:pPr>
    </w:lvl>
    <w:lvl w:ilvl="3" w:tplc="151AD6A4">
      <w:start w:val="1"/>
      <w:numFmt w:val="decimal"/>
      <w:lvlText w:val="%4."/>
      <w:lvlJc w:val="left"/>
      <w:pPr>
        <w:ind w:left="2880" w:hanging="360"/>
      </w:pPr>
    </w:lvl>
    <w:lvl w:ilvl="4" w:tplc="EAA0A082">
      <w:start w:val="1"/>
      <w:numFmt w:val="lowerLetter"/>
      <w:lvlText w:val="%5."/>
      <w:lvlJc w:val="left"/>
      <w:pPr>
        <w:ind w:left="3600" w:hanging="360"/>
      </w:pPr>
    </w:lvl>
    <w:lvl w:ilvl="5" w:tplc="3CDAD70E">
      <w:start w:val="1"/>
      <w:numFmt w:val="lowerRoman"/>
      <w:lvlText w:val="%6."/>
      <w:lvlJc w:val="right"/>
      <w:pPr>
        <w:ind w:left="4320" w:hanging="180"/>
      </w:pPr>
    </w:lvl>
    <w:lvl w:ilvl="6" w:tplc="F4423F7C">
      <w:start w:val="1"/>
      <w:numFmt w:val="decimal"/>
      <w:lvlText w:val="%7."/>
      <w:lvlJc w:val="left"/>
      <w:pPr>
        <w:ind w:left="5040" w:hanging="360"/>
      </w:pPr>
    </w:lvl>
    <w:lvl w:ilvl="7" w:tplc="F6026F88">
      <w:start w:val="1"/>
      <w:numFmt w:val="lowerLetter"/>
      <w:lvlText w:val="%8."/>
      <w:lvlJc w:val="left"/>
      <w:pPr>
        <w:ind w:left="5760" w:hanging="360"/>
      </w:pPr>
    </w:lvl>
    <w:lvl w:ilvl="8" w:tplc="0CDC982E">
      <w:start w:val="1"/>
      <w:numFmt w:val="lowerRoman"/>
      <w:lvlText w:val="%9."/>
      <w:lvlJc w:val="right"/>
      <w:pPr>
        <w:ind w:left="6480" w:hanging="180"/>
      </w:pPr>
    </w:lvl>
  </w:abstractNum>
  <w:abstractNum w:abstractNumId="20" w15:restartNumberingAfterBreak="0">
    <w:nsid w:val="47E26DD0"/>
    <w:multiLevelType w:val="multilevel"/>
    <w:tmpl w:val="2F26162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9ABF6D"/>
    <w:multiLevelType w:val="hybridMultilevel"/>
    <w:tmpl w:val="FFFFFFFF"/>
    <w:lvl w:ilvl="0" w:tplc="73D2BF4C">
      <w:start w:val="8"/>
      <w:numFmt w:val="decimal"/>
      <w:lvlText w:val="%1."/>
      <w:lvlJc w:val="left"/>
      <w:pPr>
        <w:ind w:left="720" w:hanging="360"/>
      </w:pPr>
    </w:lvl>
    <w:lvl w:ilvl="1" w:tplc="3F0E4B7A">
      <w:start w:val="1"/>
      <w:numFmt w:val="lowerLetter"/>
      <w:lvlText w:val="%2."/>
      <w:lvlJc w:val="left"/>
      <w:pPr>
        <w:ind w:left="1440" w:hanging="360"/>
      </w:pPr>
    </w:lvl>
    <w:lvl w:ilvl="2" w:tplc="150247F0">
      <w:start w:val="1"/>
      <w:numFmt w:val="lowerRoman"/>
      <w:lvlText w:val="%3."/>
      <w:lvlJc w:val="right"/>
      <w:pPr>
        <w:ind w:left="2160" w:hanging="180"/>
      </w:pPr>
    </w:lvl>
    <w:lvl w:ilvl="3" w:tplc="2B76AD1C">
      <w:start w:val="1"/>
      <w:numFmt w:val="decimal"/>
      <w:lvlText w:val="%4."/>
      <w:lvlJc w:val="left"/>
      <w:pPr>
        <w:ind w:left="2880" w:hanging="360"/>
      </w:pPr>
    </w:lvl>
    <w:lvl w:ilvl="4" w:tplc="9AE0FD0C">
      <w:start w:val="1"/>
      <w:numFmt w:val="lowerLetter"/>
      <w:lvlText w:val="%5."/>
      <w:lvlJc w:val="left"/>
      <w:pPr>
        <w:ind w:left="3600" w:hanging="360"/>
      </w:pPr>
    </w:lvl>
    <w:lvl w:ilvl="5" w:tplc="43E04DB0">
      <w:start w:val="1"/>
      <w:numFmt w:val="lowerRoman"/>
      <w:lvlText w:val="%6."/>
      <w:lvlJc w:val="right"/>
      <w:pPr>
        <w:ind w:left="4320" w:hanging="180"/>
      </w:pPr>
    </w:lvl>
    <w:lvl w:ilvl="6" w:tplc="C5AA894C">
      <w:start w:val="1"/>
      <w:numFmt w:val="decimal"/>
      <w:lvlText w:val="%7."/>
      <w:lvlJc w:val="left"/>
      <w:pPr>
        <w:ind w:left="5040" w:hanging="360"/>
      </w:pPr>
    </w:lvl>
    <w:lvl w:ilvl="7" w:tplc="BAB0A3F2">
      <w:start w:val="1"/>
      <w:numFmt w:val="lowerLetter"/>
      <w:lvlText w:val="%8."/>
      <w:lvlJc w:val="left"/>
      <w:pPr>
        <w:ind w:left="5760" w:hanging="360"/>
      </w:pPr>
    </w:lvl>
    <w:lvl w:ilvl="8" w:tplc="EEF830FC">
      <w:start w:val="1"/>
      <w:numFmt w:val="lowerRoman"/>
      <w:lvlText w:val="%9."/>
      <w:lvlJc w:val="right"/>
      <w:pPr>
        <w:ind w:left="6480" w:hanging="180"/>
      </w:pPr>
    </w:lvl>
  </w:abstractNum>
  <w:abstractNum w:abstractNumId="22" w15:restartNumberingAfterBreak="0">
    <w:nsid w:val="5A619AB1"/>
    <w:multiLevelType w:val="hybridMultilevel"/>
    <w:tmpl w:val="FFFFFFFF"/>
    <w:lvl w:ilvl="0" w:tplc="4D94833E">
      <w:start w:val="1"/>
      <w:numFmt w:val="decimal"/>
      <w:lvlText w:val="%1."/>
      <w:lvlJc w:val="left"/>
      <w:pPr>
        <w:ind w:left="1800" w:hanging="360"/>
      </w:pPr>
    </w:lvl>
    <w:lvl w:ilvl="1" w:tplc="84E85CE4">
      <w:start w:val="1"/>
      <w:numFmt w:val="lowerLetter"/>
      <w:lvlText w:val="%2."/>
      <w:lvlJc w:val="left"/>
      <w:pPr>
        <w:ind w:left="2520" w:hanging="360"/>
      </w:pPr>
    </w:lvl>
    <w:lvl w:ilvl="2" w:tplc="EBF265E4">
      <w:start w:val="1"/>
      <w:numFmt w:val="lowerRoman"/>
      <w:lvlText w:val="%3."/>
      <w:lvlJc w:val="right"/>
      <w:pPr>
        <w:ind w:left="3240" w:hanging="180"/>
      </w:pPr>
    </w:lvl>
    <w:lvl w:ilvl="3" w:tplc="37B45020">
      <w:start w:val="1"/>
      <w:numFmt w:val="decimal"/>
      <w:lvlText w:val="%4."/>
      <w:lvlJc w:val="left"/>
      <w:pPr>
        <w:ind w:left="3960" w:hanging="360"/>
      </w:pPr>
    </w:lvl>
    <w:lvl w:ilvl="4" w:tplc="3E222A54">
      <w:start w:val="1"/>
      <w:numFmt w:val="lowerLetter"/>
      <w:lvlText w:val="%5."/>
      <w:lvlJc w:val="left"/>
      <w:pPr>
        <w:ind w:left="4680" w:hanging="360"/>
      </w:pPr>
    </w:lvl>
    <w:lvl w:ilvl="5" w:tplc="51A450BA">
      <w:start w:val="1"/>
      <w:numFmt w:val="lowerRoman"/>
      <w:lvlText w:val="%6."/>
      <w:lvlJc w:val="right"/>
      <w:pPr>
        <w:ind w:left="5400" w:hanging="180"/>
      </w:pPr>
    </w:lvl>
    <w:lvl w:ilvl="6" w:tplc="82BAA9E4">
      <w:start w:val="1"/>
      <w:numFmt w:val="decimal"/>
      <w:lvlText w:val="%7."/>
      <w:lvlJc w:val="left"/>
      <w:pPr>
        <w:ind w:left="6120" w:hanging="360"/>
      </w:pPr>
    </w:lvl>
    <w:lvl w:ilvl="7" w:tplc="393C3D4A">
      <w:start w:val="1"/>
      <w:numFmt w:val="lowerLetter"/>
      <w:lvlText w:val="%8."/>
      <w:lvlJc w:val="left"/>
      <w:pPr>
        <w:ind w:left="6840" w:hanging="360"/>
      </w:pPr>
    </w:lvl>
    <w:lvl w:ilvl="8" w:tplc="AF7C9724">
      <w:start w:val="1"/>
      <w:numFmt w:val="lowerRoman"/>
      <w:lvlText w:val="%9."/>
      <w:lvlJc w:val="right"/>
      <w:pPr>
        <w:ind w:left="7560" w:hanging="180"/>
      </w:pPr>
    </w:lvl>
  </w:abstractNum>
  <w:abstractNum w:abstractNumId="23" w15:restartNumberingAfterBreak="0">
    <w:nsid w:val="5A8A1AEF"/>
    <w:multiLevelType w:val="multilevel"/>
    <w:tmpl w:val="0A248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EC2542"/>
    <w:multiLevelType w:val="multilevel"/>
    <w:tmpl w:val="0FE8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641EF6"/>
    <w:multiLevelType w:val="multilevel"/>
    <w:tmpl w:val="F878D9C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6" w15:restartNumberingAfterBreak="0">
    <w:nsid w:val="6D786617"/>
    <w:multiLevelType w:val="hybridMultilevel"/>
    <w:tmpl w:val="79BA5B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2144AE0"/>
    <w:multiLevelType w:val="multilevel"/>
    <w:tmpl w:val="3E0E1A3E"/>
    <w:lvl w:ilvl="0">
      <w:start w:val="1"/>
      <w:numFmt w:val="decimal"/>
      <w:lvlText w:val="%1."/>
      <w:lvlJc w:val="left"/>
      <w:pPr>
        <w:tabs>
          <w:tab w:val="num" w:pos="1636"/>
        </w:tabs>
        <w:ind w:left="1636" w:hanging="360"/>
      </w:pPr>
      <w:rPr>
        <w:rFonts w:ascii="Times New Roman" w:hAnsi="Times New Roman" w:cs="Times New Roman" w:hint="default"/>
      </w:rPr>
    </w:lvl>
    <w:lvl w:ilvl="1">
      <w:start w:val="1"/>
      <w:numFmt w:val="decimal"/>
      <w:lvlText w:val="%2."/>
      <w:lvlJc w:val="left"/>
      <w:pPr>
        <w:tabs>
          <w:tab w:val="num" w:pos="2520"/>
        </w:tabs>
        <w:ind w:left="2520" w:hanging="360"/>
      </w:pPr>
      <w:rPr>
        <w:rFonts w:ascii="Times New Roman" w:hAnsi="Times New Roman" w:cs="Times New Roman" w:hint="default"/>
      </w:rPr>
    </w:lvl>
    <w:lvl w:ilvl="2">
      <w:start w:val="1"/>
      <w:numFmt w:val="decimal"/>
      <w:lvlText w:val="%3."/>
      <w:lvlJc w:val="left"/>
      <w:pPr>
        <w:tabs>
          <w:tab w:val="num" w:pos="3240"/>
        </w:tabs>
        <w:ind w:left="3240" w:hanging="360"/>
      </w:pPr>
      <w:rPr>
        <w:rFonts w:ascii="Times New Roman" w:hAnsi="Times New Roman" w:cs="Times New Roman" w:hint="default"/>
      </w:rPr>
    </w:lvl>
    <w:lvl w:ilvl="3">
      <w:start w:val="1"/>
      <w:numFmt w:val="decimal"/>
      <w:lvlText w:val="%4."/>
      <w:lvlJc w:val="left"/>
      <w:pPr>
        <w:tabs>
          <w:tab w:val="num" w:pos="3960"/>
        </w:tabs>
        <w:ind w:left="3960" w:hanging="360"/>
      </w:pPr>
      <w:rPr>
        <w:rFonts w:ascii="Times New Roman" w:hAnsi="Times New Roman" w:cs="Times New Roman" w:hint="default"/>
      </w:rPr>
    </w:lvl>
    <w:lvl w:ilvl="4">
      <w:start w:val="1"/>
      <w:numFmt w:val="decimal"/>
      <w:lvlText w:val="%5."/>
      <w:lvlJc w:val="left"/>
      <w:pPr>
        <w:tabs>
          <w:tab w:val="num" w:pos="4680"/>
        </w:tabs>
        <w:ind w:left="4680" w:hanging="360"/>
      </w:pPr>
      <w:rPr>
        <w:rFonts w:ascii="Times New Roman" w:hAnsi="Times New Roman" w:cs="Times New Roman" w:hint="default"/>
      </w:rPr>
    </w:lvl>
    <w:lvl w:ilvl="5">
      <w:start w:val="1"/>
      <w:numFmt w:val="decimal"/>
      <w:lvlText w:val="%6."/>
      <w:lvlJc w:val="left"/>
      <w:pPr>
        <w:tabs>
          <w:tab w:val="num" w:pos="5400"/>
        </w:tabs>
        <w:ind w:left="5400" w:hanging="360"/>
      </w:pPr>
      <w:rPr>
        <w:rFonts w:ascii="Times New Roman" w:hAnsi="Times New Roman" w:cs="Times New Roman" w:hint="default"/>
      </w:rPr>
    </w:lvl>
    <w:lvl w:ilvl="6">
      <w:start w:val="1"/>
      <w:numFmt w:val="decimal"/>
      <w:lvlText w:val="%7."/>
      <w:lvlJc w:val="left"/>
      <w:pPr>
        <w:tabs>
          <w:tab w:val="num" w:pos="6120"/>
        </w:tabs>
        <w:ind w:left="6120" w:hanging="360"/>
      </w:pPr>
      <w:rPr>
        <w:rFonts w:ascii="Times New Roman" w:hAnsi="Times New Roman" w:cs="Times New Roman" w:hint="default"/>
      </w:rPr>
    </w:lvl>
    <w:lvl w:ilvl="7">
      <w:start w:val="1"/>
      <w:numFmt w:val="decimal"/>
      <w:lvlText w:val="%8."/>
      <w:lvlJc w:val="left"/>
      <w:pPr>
        <w:tabs>
          <w:tab w:val="num" w:pos="6840"/>
        </w:tabs>
        <w:ind w:left="6840" w:hanging="360"/>
      </w:pPr>
      <w:rPr>
        <w:rFonts w:ascii="Times New Roman" w:hAnsi="Times New Roman" w:cs="Times New Roman" w:hint="default"/>
      </w:rPr>
    </w:lvl>
    <w:lvl w:ilvl="8">
      <w:start w:val="1"/>
      <w:numFmt w:val="decimal"/>
      <w:lvlText w:val="%9."/>
      <w:lvlJc w:val="left"/>
      <w:pPr>
        <w:tabs>
          <w:tab w:val="num" w:pos="7560"/>
        </w:tabs>
        <w:ind w:left="7560" w:hanging="360"/>
      </w:pPr>
      <w:rPr>
        <w:rFonts w:ascii="Times New Roman" w:hAnsi="Times New Roman" w:cs="Times New Roman" w:hint="default"/>
      </w:rPr>
    </w:lvl>
  </w:abstractNum>
  <w:abstractNum w:abstractNumId="28" w15:restartNumberingAfterBreak="0">
    <w:nsid w:val="7C9BDCD3"/>
    <w:multiLevelType w:val="hybridMultilevel"/>
    <w:tmpl w:val="FFFFFFFF"/>
    <w:lvl w:ilvl="0" w:tplc="A47A6A34">
      <w:start w:val="1"/>
      <w:numFmt w:val="decimal"/>
      <w:lvlText w:val="%1."/>
      <w:lvlJc w:val="left"/>
      <w:pPr>
        <w:ind w:left="720" w:hanging="360"/>
      </w:pPr>
    </w:lvl>
    <w:lvl w:ilvl="1" w:tplc="AE824558">
      <w:start w:val="1"/>
      <w:numFmt w:val="lowerLetter"/>
      <w:lvlText w:val="%2."/>
      <w:lvlJc w:val="left"/>
      <w:pPr>
        <w:ind w:left="1440" w:hanging="360"/>
      </w:pPr>
    </w:lvl>
    <w:lvl w:ilvl="2" w:tplc="AD122CB0">
      <w:start w:val="1"/>
      <w:numFmt w:val="lowerRoman"/>
      <w:lvlText w:val="%3."/>
      <w:lvlJc w:val="right"/>
      <w:pPr>
        <w:ind w:left="2160" w:hanging="180"/>
      </w:pPr>
    </w:lvl>
    <w:lvl w:ilvl="3" w:tplc="D52C7358">
      <w:start w:val="1"/>
      <w:numFmt w:val="decimal"/>
      <w:lvlText w:val="%4."/>
      <w:lvlJc w:val="left"/>
      <w:pPr>
        <w:ind w:left="2880" w:hanging="360"/>
      </w:pPr>
    </w:lvl>
    <w:lvl w:ilvl="4" w:tplc="816C812E">
      <w:start w:val="1"/>
      <w:numFmt w:val="lowerLetter"/>
      <w:lvlText w:val="%5."/>
      <w:lvlJc w:val="left"/>
      <w:pPr>
        <w:ind w:left="3600" w:hanging="360"/>
      </w:pPr>
    </w:lvl>
    <w:lvl w:ilvl="5" w:tplc="3B245C06">
      <w:start w:val="1"/>
      <w:numFmt w:val="lowerRoman"/>
      <w:lvlText w:val="%6."/>
      <w:lvlJc w:val="right"/>
      <w:pPr>
        <w:ind w:left="4320" w:hanging="180"/>
      </w:pPr>
    </w:lvl>
    <w:lvl w:ilvl="6" w:tplc="E00A9AF6">
      <w:start w:val="1"/>
      <w:numFmt w:val="decimal"/>
      <w:lvlText w:val="%7."/>
      <w:lvlJc w:val="left"/>
      <w:pPr>
        <w:ind w:left="5040" w:hanging="360"/>
      </w:pPr>
    </w:lvl>
    <w:lvl w:ilvl="7" w:tplc="662AAF28">
      <w:start w:val="1"/>
      <w:numFmt w:val="lowerLetter"/>
      <w:lvlText w:val="%8."/>
      <w:lvlJc w:val="left"/>
      <w:pPr>
        <w:ind w:left="5760" w:hanging="360"/>
      </w:pPr>
    </w:lvl>
    <w:lvl w:ilvl="8" w:tplc="01708C9E">
      <w:start w:val="1"/>
      <w:numFmt w:val="lowerRoman"/>
      <w:lvlText w:val="%9."/>
      <w:lvlJc w:val="right"/>
      <w:pPr>
        <w:ind w:left="6480" w:hanging="180"/>
      </w:pPr>
    </w:lvl>
  </w:abstractNum>
  <w:num w:numId="1" w16cid:durableId="603999171">
    <w:abstractNumId w:val="15"/>
  </w:num>
  <w:num w:numId="2" w16cid:durableId="2102799775">
    <w:abstractNumId w:val="8"/>
  </w:num>
  <w:num w:numId="3" w16cid:durableId="2031906608">
    <w:abstractNumId w:val="22"/>
  </w:num>
  <w:num w:numId="4" w16cid:durableId="1624917503">
    <w:abstractNumId w:val="13"/>
  </w:num>
  <w:num w:numId="5" w16cid:durableId="942610238">
    <w:abstractNumId w:val="19"/>
  </w:num>
  <w:num w:numId="6" w16cid:durableId="2103722098">
    <w:abstractNumId w:val="1"/>
  </w:num>
  <w:num w:numId="7" w16cid:durableId="399060783">
    <w:abstractNumId w:val="6"/>
  </w:num>
  <w:num w:numId="8" w16cid:durableId="549613896">
    <w:abstractNumId w:val="16"/>
  </w:num>
  <w:num w:numId="9" w16cid:durableId="914361517">
    <w:abstractNumId w:val="21"/>
  </w:num>
  <w:num w:numId="10" w16cid:durableId="1550654985">
    <w:abstractNumId w:val="28"/>
  </w:num>
  <w:num w:numId="11" w16cid:durableId="1167791682">
    <w:abstractNumId w:val="12"/>
  </w:num>
  <w:num w:numId="12" w16cid:durableId="198933455">
    <w:abstractNumId w:val="10"/>
  </w:num>
  <w:num w:numId="13" w16cid:durableId="611742810">
    <w:abstractNumId w:val="3"/>
  </w:num>
  <w:num w:numId="14" w16cid:durableId="1506363530">
    <w:abstractNumId w:val="24"/>
  </w:num>
  <w:num w:numId="15" w16cid:durableId="256329986">
    <w:abstractNumId w:val="25"/>
  </w:num>
  <w:num w:numId="16" w16cid:durableId="890656752">
    <w:abstractNumId w:val="26"/>
  </w:num>
  <w:num w:numId="17" w16cid:durableId="1417631283">
    <w:abstractNumId w:val="11"/>
  </w:num>
  <w:num w:numId="18" w16cid:durableId="1509366802">
    <w:abstractNumId w:val="0"/>
  </w:num>
  <w:num w:numId="19" w16cid:durableId="16707171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02704735">
    <w:abstractNumId w:val="18"/>
  </w:num>
  <w:num w:numId="21" w16cid:durableId="1007364875">
    <w:abstractNumId w:val="4"/>
  </w:num>
  <w:num w:numId="22" w16cid:durableId="1103651342">
    <w:abstractNumId w:val="5"/>
  </w:num>
  <w:num w:numId="23" w16cid:durableId="496967036">
    <w:abstractNumId w:val="2"/>
  </w:num>
  <w:num w:numId="24" w16cid:durableId="312570081">
    <w:abstractNumId w:val="23"/>
  </w:num>
  <w:num w:numId="25" w16cid:durableId="1939291627">
    <w:abstractNumId w:val="20"/>
  </w:num>
  <w:num w:numId="26" w16cid:durableId="191382970">
    <w:abstractNumId w:val="7"/>
  </w:num>
  <w:num w:numId="27" w16cid:durableId="1165321014">
    <w:abstractNumId w:val="17"/>
  </w:num>
  <w:num w:numId="28" w16cid:durableId="2088377568">
    <w:abstractNumId w:val="27"/>
  </w:num>
  <w:num w:numId="29" w16cid:durableId="13702586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435"/>
    <w:rsid w:val="000015D3"/>
    <w:rsid w:val="000023AE"/>
    <w:rsid w:val="0000292C"/>
    <w:rsid w:val="000134E5"/>
    <w:rsid w:val="0001484E"/>
    <w:rsid w:val="00016498"/>
    <w:rsid w:val="00016947"/>
    <w:rsid w:val="000205FF"/>
    <w:rsid w:val="00020FD6"/>
    <w:rsid w:val="00021889"/>
    <w:rsid w:val="00027E4D"/>
    <w:rsid w:val="0003227F"/>
    <w:rsid w:val="00032500"/>
    <w:rsid w:val="00032F41"/>
    <w:rsid w:val="000330A7"/>
    <w:rsid w:val="00036606"/>
    <w:rsid w:val="00043515"/>
    <w:rsid w:val="00043A46"/>
    <w:rsid w:val="00043FF6"/>
    <w:rsid w:val="00044837"/>
    <w:rsid w:val="00045B0E"/>
    <w:rsid w:val="000513A2"/>
    <w:rsid w:val="000517CA"/>
    <w:rsid w:val="00052331"/>
    <w:rsid w:val="00053A67"/>
    <w:rsid w:val="00054421"/>
    <w:rsid w:val="00055EE4"/>
    <w:rsid w:val="000614A4"/>
    <w:rsid w:val="00063052"/>
    <w:rsid w:val="00063118"/>
    <w:rsid w:val="000652DE"/>
    <w:rsid w:val="00066A48"/>
    <w:rsid w:val="0007180C"/>
    <w:rsid w:val="00071CF6"/>
    <w:rsid w:val="00071DD0"/>
    <w:rsid w:val="00073AB3"/>
    <w:rsid w:val="00073C38"/>
    <w:rsid w:val="00074BDF"/>
    <w:rsid w:val="00075185"/>
    <w:rsid w:val="00076C1A"/>
    <w:rsid w:val="00080CC5"/>
    <w:rsid w:val="00080E72"/>
    <w:rsid w:val="00081189"/>
    <w:rsid w:val="00083901"/>
    <w:rsid w:val="00083C36"/>
    <w:rsid w:val="000851AA"/>
    <w:rsid w:val="0008731C"/>
    <w:rsid w:val="000903C4"/>
    <w:rsid w:val="00090B35"/>
    <w:rsid w:val="0009176A"/>
    <w:rsid w:val="00091A01"/>
    <w:rsid w:val="000927D8"/>
    <w:rsid w:val="00092EB9"/>
    <w:rsid w:val="0009631A"/>
    <w:rsid w:val="00096694"/>
    <w:rsid w:val="00096C5D"/>
    <w:rsid w:val="00096E01"/>
    <w:rsid w:val="00097A30"/>
    <w:rsid w:val="000A050F"/>
    <w:rsid w:val="000A1DE7"/>
    <w:rsid w:val="000A27BB"/>
    <w:rsid w:val="000A38FD"/>
    <w:rsid w:val="000A5094"/>
    <w:rsid w:val="000B079D"/>
    <w:rsid w:val="000B0B6C"/>
    <w:rsid w:val="000B1402"/>
    <w:rsid w:val="000B44BF"/>
    <w:rsid w:val="000B48C2"/>
    <w:rsid w:val="000B5F5A"/>
    <w:rsid w:val="000B6078"/>
    <w:rsid w:val="000B71C3"/>
    <w:rsid w:val="000B778A"/>
    <w:rsid w:val="000C2396"/>
    <w:rsid w:val="000C2BB2"/>
    <w:rsid w:val="000C3833"/>
    <w:rsid w:val="000C793D"/>
    <w:rsid w:val="000C79FB"/>
    <w:rsid w:val="000D0996"/>
    <w:rsid w:val="000D1278"/>
    <w:rsid w:val="000D31B0"/>
    <w:rsid w:val="000D57C0"/>
    <w:rsid w:val="000D62DA"/>
    <w:rsid w:val="000D63D1"/>
    <w:rsid w:val="000D668A"/>
    <w:rsid w:val="000E065E"/>
    <w:rsid w:val="000E24B8"/>
    <w:rsid w:val="000E32B8"/>
    <w:rsid w:val="000E3744"/>
    <w:rsid w:val="000E6D43"/>
    <w:rsid w:val="000F19D5"/>
    <w:rsid w:val="000F1F2F"/>
    <w:rsid w:val="000F3CCD"/>
    <w:rsid w:val="000F4498"/>
    <w:rsid w:val="000F47B8"/>
    <w:rsid w:val="000F5AE6"/>
    <w:rsid w:val="000F5FB6"/>
    <w:rsid w:val="000F6813"/>
    <w:rsid w:val="000F752B"/>
    <w:rsid w:val="001006AE"/>
    <w:rsid w:val="00100D22"/>
    <w:rsid w:val="00100E18"/>
    <w:rsid w:val="001032BD"/>
    <w:rsid w:val="001055FC"/>
    <w:rsid w:val="0010650A"/>
    <w:rsid w:val="0010776F"/>
    <w:rsid w:val="001135D6"/>
    <w:rsid w:val="00115E32"/>
    <w:rsid w:val="0012116E"/>
    <w:rsid w:val="00123BA0"/>
    <w:rsid w:val="001271AB"/>
    <w:rsid w:val="00127331"/>
    <w:rsid w:val="00127606"/>
    <w:rsid w:val="00133055"/>
    <w:rsid w:val="001337BA"/>
    <w:rsid w:val="001372B1"/>
    <w:rsid w:val="00137C90"/>
    <w:rsid w:val="00137DE4"/>
    <w:rsid w:val="00140814"/>
    <w:rsid w:val="00140A0A"/>
    <w:rsid w:val="001410C4"/>
    <w:rsid w:val="00141206"/>
    <w:rsid w:val="00141582"/>
    <w:rsid w:val="00141C1D"/>
    <w:rsid w:val="00142EBF"/>
    <w:rsid w:val="001518FF"/>
    <w:rsid w:val="00151A51"/>
    <w:rsid w:val="0015339A"/>
    <w:rsid w:val="00154004"/>
    <w:rsid w:val="0015616B"/>
    <w:rsid w:val="0015690F"/>
    <w:rsid w:val="00157664"/>
    <w:rsid w:val="00157D41"/>
    <w:rsid w:val="0016079E"/>
    <w:rsid w:val="00161A16"/>
    <w:rsid w:val="00163D66"/>
    <w:rsid w:val="001666E0"/>
    <w:rsid w:val="00172215"/>
    <w:rsid w:val="00172F44"/>
    <w:rsid w:val="001730B1"/>
    <w:rsid w:val="00173AD8"/>
    <w:rsid w:val="00175156"/>
    <w:rsid w:val="00175D72"/>
    <w:rsid w:val="00177DE6"/>
    <w:rsid w:val="001816C9"/>
    <w:rsid w:val="0018259F"/>
    <w:rsid w:val="0018430F"/>
    <w:rsid w:val="00191B39"/>
    <w:rsid w:val="00193DAC"/>
    <w:rsid w:val="00195C4D"/>
    <w:rsid w:val="00196A76"/>
    <w:rsid w:val="001A0A07"/>
    <w:rsid w:val="001A1AB3"/>
    <w:rsid w:val="001A290F"/>
    <w:rsid w:val="001A4179"/>
    <w:rsid w:val="001A4339"/>
    <w:rsid w:val="001A4544"/>
    <w:rsid w:val="001A5936"/>
    <w:rsid w:val="001A5DDB"/>
    <w:rsid w:val="001A6FF5"/>
    <w:rsid w:val="001A7138"/>
    <w:rsid w:val="001A765F"/>
    <w:rsid w:val="001B03E5"/>
    <w:rsid w:val="001B3EFB"/>
    <w:rsid w:val="001B5DC9"/>
    <w:rsid w:val="001B6D08"/>
    <w:rsid w:val="001B6D23"/>
    <w:rsid w:val="001C02EA"/>
    <w:rsid w:val="001C03DE"/>
    <w:rsid w:val="001C0C07"/>
    <w:rsid w:val="001C0F01"/>
    <w:rsid w:val="001C3972"/>
    <w:rsid w:val="001D0500"/>
    <w:rsid w:val="001D46D0"/>
    <w:rsid w:val="001D6E2C"/>
    <w:rsid w:val="001D72AD"/>
    <w:rsid w:val="001D7934"/>
    <w:rsid w:val="001E12EC"/>
    <w:rsid w:val="001E46B4"/>
    <w:rsid w:val="001E4A79"/>
    <w:rsid w:val="001E6336"/>
    <w:rsid w:val="001E7668"/>
    <w:rsid w:val="001F0291"/>
    <w:rsid w:val="001F082E"/>
    <w:rsid w:val="001F260F"/>
    <w:rsid w:val="001F34E1"/>
    <w:rsid w:val="001F3CF6"/>
    <w:rsid w:val="001F411A"/>
    <w:rsid w:val="001F4AF5"/>
    <w:rsid w:val="001F5F5A"/>
    <w:rsid w:val="001F60F3"/>
    <w:rsid w:val="001F65E1"/>
    <w:rsid w:val="00200B0C"/>
    <w:rsid w:val="00202B30"/>
    <w:rsid w:val="0020561F"/>
    <w:rsid w:val="0020595E"/>
    <w:rsid w:val="002073C1"/>
    <w:rsid w:val="00207BC6"/>
    <w:rsid w:val="002101D2"/>
    <w:rsid w:val="002104E4"/>
    <w:rsid w:val="00210757"/>
    <w:rsid w:val="00210D20"/>
    <w:rsid w:val="00211565"/>
    <w:rsid w:val="00212106"/>
    <w:rsid w:val="002149C9"/>
    <w:rsid w:val="002153A2"/>
    <w:rsid w:val="0021572F"/>
    <w:rsid w:val="00215984"/>
    <w:rsid w:val="00215BC8"/>
    <w:rsid w:val="00215E2D"/>
    <w:rsid w:val="0021765A"/>
    <w:rsid w:val="0022203A"/>
    <w:rsid w:val="0022355B"/>
    <w:rsid w:val="00223BE1"/>
    <w:rsid w:val="0022467E"/>
    <w:rsid w:val="002252F5"/>
    <w:rsid w:val="00225FC4"/>
    <w:rsid w:val="00231400"/>
    <w:rsid w:val="002333F0"/>
    <w:rsid w:val="00234807"/>
    <w:rsid w:val="0023532F"/>
    <w:rsid w:val="002359D3"/>
    <w:rsid w:val="00235AF6"/>
    <w:rsid w:val="00237584"/>
    <w:rsid w:val="002406E9"/>
    <w:rsid w:val="00240B45"/>
    <w:rsid w:val="0024179B"/>
    <w:rsid w:val="00241E7C"/>
    <w:rsid w:val="00243156"/>
    <w:rsid w:val="0024452C"/>
    <w:rsid w:val="0024482A"/>
    <w:rsid w:val="002454FD"/>
    <w:rsid w:val="00245C92"/>
    <w:rsid w:val="00246035"/>
    <w:rsid w:val="00250733"/>
    <w:rsid w:val="0025250B"/>
    <w:rsid w:val="00252B19"/>
    <w:rsid w:val="00255259"/>
    <w:rsid w:val="002555F0"/>
    <w:rsid w:val="00256D07"/>
    <w:rsid w:val="00260301"/>
    <w:rsid w:val="00267B4A"/>
    <w:rsid w:val="00270183"/>
    <w:rsid w:val="0027170B"/>
    <w:rsid w:val="00272FD4"/>
    <w:rsid w:val="00275826"/>
    <w:rsid w:val="002777C5"/>
    <w:rsid w:val="00281FA3"/>
    <w:rsid w:val="00282003"/>
    <w:rsid w:val="00282031"/>
    <w:rsid w:val="00283BE9"/>
    <w:rsid w:val="0028616C"/>
    <w:rsid w:val="0028660D"/>
    <w:rsid w:val="00290F11"/>
    <w:rsid w:val="00293106"/>
    <w:rsid w:val="002945E5"/>
    <w:rsid w:val="00294E15"/>
    <w:rsid w:val="002A2AD5"/>
    <w:rsid w:val="002A2AEF"/>
    <w:rsid w:val="002A45E7"/>
    <w:rsid w:val="002A6278"/>
    <w:rsid w:val="002A6357"/>
    <w:rsid w:val="002A654A"/>
    <w:rsid w:val="002A7F49"/>
    <w:rsid w:val="002B1A35"/>
    <w:rsid w:val="002B1C17"/>
    <w:rsid w:val="002B22CB"/>
    <w:rsid w:val="002C1D2E"/>
    <w:rsid w:val="002C51C0"/>
    <w:rsid w:val="002C555E"/>
    <w:rsid w:val="002C5AE5"/>
    <w:rsid w:val="002C5D24"/>
    <w:rsid w:val="002C69BB"/>
    <w:rsid w:val="002D08C2"/>
    <w:rsid w:val="002D0C4D"/>
    <w:rsid w:val="002D3B69"/>
    <w:rsid w:val="002D71A4"/>
    <w:rsid w:val="002D7D1A"/>
    <w:rsid w:val="002E2035"/>
    <w:rsid w:val="002E37B0"/>
    <w:rsid w:val="002E4AC5"/>
    <w:rsid w:val="002E509B"/>
    <w:rsid w:val="002E5AAE"/>
    <w:rsid w:val="002F01B0"/>
    <w:rsid w:val="002F2D0D"/>
    <w:rsid w:val="002F39C3"/>
    <w:rsid w:val="002F5587"/>
    <w:rsid w:val="002F5FC6"/>
    <w:rsid w:val="00300883"/>
    <w:rsid w:val="00300933"/>
    <w:rsid w:val="00301598"/>
    <w:rsid w:val="00302A1D"/>
    <w:rsid w:val="003038F0"/>
    <w:rsid w:val="00307ABF"/>
    <w:rsid w:val="00312A6D"/>
    <w:rsid w:val="003130C0"/>
    <w:rsid w:val="003171F6"/>
    <w:rsid w:val="00317AD9"/>
    <w:rsid w:val="003207A7"/>
    <w:rsid w:val="00320820"/>
    <w:rsid w:val="003217C1"/>
    <w:rsid w:val="0032366B"/>
    <w:rsid w:val="00326C76"/>
    <w:rsid w:val="00333B25"/>
    <w:rsid w:val="00335E78"/>
    <w:rsid w:val="00336838"/>
    <w:rsid w:val="00342546"/>
    <w:rsid w:val="0034429B"/>
    <w:rsid w:val="0034561F"/>
    <w:rsid w:val="00351D13"/>
    <w:rsid w:val="00352C6C"/>
    <w:rsid w:val="0035381F"/>
    <w:rsid w:val="00353CD7"/>
    <w:rsid w:val="00353E14"/>
    <w:rsid w:val="0035625F"/>
    <w:rsid w:val="00356884"/>
    <w:rsid w:val="0036088E"/>
    <w:rsid w:val="003622EF"/>
    <w:rsid w:val="0036322A"/>
    <w:rsid w:val="00363772"/>
    <w:rsid w:val="00363802"/>
    <w:rsid w:val="00366F55"/>
    <w:rsid w:val="00367555"/>
    <w:rsid w:val="00372C88"/>
    <w:rsid w:val="00374ED4"/>
    <w:rsid w:val="003805FE"/>
    <w:rsid w:val="00384242"/>
    <w:rsid w:val="003844E0"/>
    <w:rsid w:val="003853B7"/>
    <w:rsid w:val="003862CC"/>
    <w:rsid w:val="003873C9"/>
    <w:rsid w:val="00392A3C"/>
    <w:rsid w:val="003934FE"/>
    <w:rsid w:val="00394E7A"/>
    <w:rsid w:val="0039688F"/>
    <w:rsid w:val="0039735F"/>
    <w:rsid w:val="0039793B"/>
    <w:rsid w:val="00397BDF"/>
    <w:rsid w:val="003A06DB"/>
    <w:rsid w:val="003A60B7"/>
    <w:rsid w:val="003A6807"/>
    <w:rsid w:val="003A79C7"/>
    <w:rsid w:val="003B0B69"/>
    <w:rsid w:val="003B150C"/>
    <w:rsid w:val="003B2429"/>
    <w:rsid w:val="003B337B"/>
    <w:rsid w:val="003B40AC"/>
    <w:rsid w:val="003B79B5"/>
    <w:rsid w:val="003C225D"/>
    <w:rsid w:val="003C2D49"/>
    <w:rsid w:val="003C7BE0"/>
    <w:rsid w:val="003D0098"/>
    <w:rsid w:val="003D037A"/>
    <w:rsid w:val="003D09BA"/>
    <w:rsid w:val="003D09C1"/>
    <w:rsid w:val="003D3CD1"/>
    <w:rsid w:val="003D53D4"/>
    <w:rsid w:val="003D64CF"/>
    <w:rsid w:val="003D77D9"/>
    <w:rsid w:val="003E2E87"/>
    <w:rsid w:val="003E4B17"/>
    <w:rsid w:val="003E5000"/>
    <w:rsid w:val="003E777C"/>
    <w:rsid w:val="003F2008"/>
    <w:rsid w:val="003F4C55"/>
    <w:rsid w:val="003F551B"/>
    <w:rsid w:val="003F59F1"/>
    <w:rsid w:val="003F6C73"/>
    <w:rsid w:val="004010E5"/>
    <w:rsid w:val="0040339A"/>
    <w:rsid w:val="0040373F"/>
    <w:rsid w:val="004069A1"/>
    <w:rsid w:val="004104A0"/>
    <w:rsid w:val="0041074C"/>
    <w:rsid w:val="004115F2"/>
    <w:rsid w:val="00413242"/>
    <w:rsid w:val="00414FB9"/>
    <w:rsid w:val="004150F7"/>
    <w:rsid w:val="00415435"/>
    <w:rsid w:val="00416041"/>
    <w:rsid w:val="004204EC"/>
    <w:rsid w:val="00423832"/>
    <w:rsid w:val="004240D9"/>
    <w:rsid w:val="00424146"/>
    <w:rsid w:val="00426A1D"/>
    <w:rsid w:val="00431E03"/>
    <w:rsid w:val="00431E04"/>
    <w:rsid w:val="0043356F"/>
    <w:rsid w:val="00436709"/>
    <w:rsid w:val="004425EC"/>
    <w:rsid w:val="00443E54"/>
    <w:rsid w:val="004453CF"/>
    <w:rsid w:val="0044618A"/>
    <w:rsid w:val="004466D3"/>
    <w:rsid w:val="00447DF4"/>
    <w:rsid w:val="004504D7"/>
    <w:rsid w:val="00452C2C"/>
    <w:rsid w:val="004560CD"/>
    <w:rsid w:val="00460EED"/>
    <w:rsid w:val="0046211C"/>
    <w:rsid w:val="0046696B"/>
    <w:rsid w:val="00466CDB"/>
    <w:rsid w:val="00471C9D"/>
    <w:rsid w:val="004743D0"/>
    <w:rsid w:val="00474AE8"/>
    <w:rsid w:val="0047700C"/>
    <w:rsid w:val="004779C1"/>
    <w:rsid w:val="00484973"/>
    <w:rsid w:val="00486633"/>
    <w:rsid w:val="00486E55"/>
    <w:rsid w:val="00486FEE"/>
    <w:rsid w:val="00487395"/>
    <w:rsid w:val="00487727"/>
    <w:rsid w:val="0049013C"/>
    <w:rsid w:val="00490C6D"/>
    <w:rsid w:val="00491404"/>
    <w:rsid w:val="00492F0B"/>
    <w:rsid w:val="00497259"/>
    <w:rsid w:val="0049729F"/>
    <w:rsid w:val="004979C0"/>
    <w:rsid w:val="004A053C"/>
    <w:rsid w:val="004A15EE"/>
    <w:rsid w:val="004A31A4"/>
    <w:rsid w:val="004A6DFA"/>
    <w:rsid w:val="004A6FBD"/>
    <w:rsid w:val="004B32AA"/>
    <w:rsid w:val="004B4D9B"/>
    <w:rsid w:val="004B4DDA"/>
    <w:rsid w:val="004B53C9"/>
    <w:rsid w:val="004B7D6A"/>
    <w:rsid w:val="004C138D"/>
    <w:rsid w:val="004C1EC8"/>
    <w:rsid w:val="004C2D68"/>
    <w:rsid w:val="004C4538"/>
    <w:rsid w:val="004C6BDD"/>
    <w:rsid w:val="004D0EAB"/>
    <w:rsid w:val="004D28D8"/>
    <w:rsid w:val="004D41B3"/>
    <w:rsid w:val="004D4DC7"/>
    <w:rsid w:val="004D68D1"/>
    <w:rsid w:val="004D75A8"/>
    <w:rsid w:val="004E0E95"/>
    <w:rsid w:val="004E388C"/>
    <w:rsid w:val="004E449D"/>
    <w:rsid w:val="004E58BC"/>
    <w:rsid w:val="004E7266"/>
    <w:rsid w:val="004E7E71"/>
    <w:rsid w:val="004F0305"/>
    <w:rsid w:val="004F1EBA"/>
    <w:rsid w:val="004F3908"/>
    <w:rsid w:val="004F7849"/>
    <w:rsid w:val="00501F32"/>
    <w:rsid w:val="0050274D"/>
    <w:rsid w:val="005055D2"/>
    <w:rsid w:val="00506112"/>
    <w:rsid w:val="00506A67"/>
    <w:rsid w:val="00506C15"/>
    <w:rsid w:val="00507DE5"/>
    <w:rsid w:val="00513EC2"/>
    <w:rsid w:val="0051495B"/>
    <w:rsid w:val="00515A66"/>
    <w:rsid w:val="00516B57"/>
    <w:rsid w:val="00517614"/>
    <w:rsid w:val="00517BF1"/>
    <w:rsid w:val="005207EF"/>
    <w:rsid w:val="00520832"/>
    <w:rsid w:val="00520C23"/>
    <w:rsid w:val="00525601"/>
    <w:rsid w:val="00525A95"/>
    <w:rsid w:val="00525FC9"/>
    <w:rsid w:val="00527469"/>
    <w:rsid w:val="005307BF"/>
    <w:rsid w:val="0053235F"/>
    <w:rsid w:val="005327DE"/>
    <w:rsid w:val="005333B5"/>
    <w:rsid w:val="00534BFD"/>
    <w:rsid w:val="005375DB"/>
    <w:rsid w:val="00542DFC"/>
    <w:rsid w:val="0054431A"/>
    <w:rsid w:val="00545F15"/>
    <w:rsid w:val="00547253"/>
    <w:rsid w:val="005474B8"/>
    <w:rsid w:val="00551592"/>
    <w:rsid w:val="00555A93"/>
    <w:rsid w:val="00557FA1"/>
    <w:rsid w:val="00561837"/>
    <w:rsid w:val="005635B5"/>
    <w:rsid w:val="00564A3A"/>
    <w:rsid w:val="00565F07"/>
    <w:rsid w:val="005714E4"/>
    <w:rsid w:val="00572E2F"/>
    <w:rsid w:val="0057613F"/>
    <w:rsid w:val="005817AB"/>
    <w:rsid w:val="00581D76"/>
    <w:rsid w:val="005847C6"/>
    <w:rsid w:val="00591763"/>
    <w:rsid w:val="0059177D"/>
    <w:rsid w:val="00592583"/>
    <w:rsid w:val="00592F87"/>
    <w:rsid w:val="00594B16"/>
    <w:rsid w:val="00596F95"/>
    <w:rsid w:val="0059752F"/>
    <w:rsid w:val="00597694"/>
    <w:rsid w:val="005A0A4B"/>
    <w:rsid w:val="005A18B7"/>
    <w:rsid w:val="005A1C4D"/>
    <w:rsid w:val="005A1F51"/>
    <w:rsid w:val="005A5DA0"/>
    <w:rsid w:val="005A77B2"/>
    <w:rsid w:val="005A7951"/>
    <w:rsid w:val="005A79AF"/>
    <w:rsid w:val="005B0AD7"/>
    <w:rsid w:val="005B2CFD"/>
    <w:rsid w:val="005C21C8"/>
    <w:rsid w:val="005C38EE"/>
    <w:rsid w:val="005C43C2"/>
    <w:rsid w:val="005C7122"/>
    <w:rsid w:val="005C7723"/>
    <w:rsid w:val="005D533D"/>
    <w:rsid w:val="005D578D"/>
    <w:rsid w:val="005E3204"/>
    <w:rsid w:val="005E3F25"/>
    <w:rsid w:val="005E459C"/>
    <w:rsid w:val="005F1C38"/>
    <w:rsid w:val="005F1FBD"/>
    <w:rsid w:val="005F28D9"/>
    <w:rsid w:val="005F37B4"/>
    <w:rsid w:val="005F5935"/>
    <w:rsid w:val="005F5D6D"/>
    <w:rsid w:val="005F7513"/>
    <w:rsid w:val="006066F2"/>
    <w:rsid w:val="00606E78"/>
    <w:rsid w:val="006143FC"/>
    <w:rsid w:val="0062139A"/>
    <w:rsid w:val="00621AF6"/>
    <w:rsid w:val="00621D9D"/>
    <w:rsid w:val="00622083"/>
    <w:rsid w:val="00622659"/>
    <w:rsid w:val="00622906"/>
    <w:rsid w:val="00622C69"/>
    <w:rsid w:val="00623600"/>
    <w:rsid w:val="00624B30"/>
    <w:rsid w:val="00626015"/>
    <w:rsid w:val="0062639F"/>
    <w:rsid w:val="006311EC"/>
    <w:rsid w:val="00632711"/>
    <w:rsid w:val="00634477"/>
    <w:rsid w:val="00640869"/>
    <w:rsid w:val="00640A57"/>
    <w:rsid w:val="00640ADB"/>
    <w:rsid w:val="0064128A"/>
    <w:rsid w:val="006417BB"/>
    <w:rsid w:val="00641CAC"/>
    <w:rsid w:val="00645197"/>
    <w:rsid w:val="006462AE"/>
    <w:rsid w:val="00647BDD"/>
    <w:rsid w:val="00652F72"/>
    <w:rsid w:val="00653289"/>
    <w:rsid w:val="00653875"/>
    <w:rsid w:val="006543C7"/>
    <w:rsid w:val="0065478E"/>
    <w:rsid w:val="00656B5F"/>
    <w:rsid w:val="00660911"/>
    <w:rsid w:val="0066129E"/>
    <w:rsid w:val="00661DE6"/>
    <w:rsid w:val="00662152"/>
    <w:rsid w:val="00662911"/>
    <w:rsid w:val="00664A8F"/>
    <w:rsid w:val="00671606"/>
    <w:rsid w:val="006718CB"/>
    <w:rsid w:val="006733DC"/>
    <w:rsid w:val="006740D1"/>
    <w:rsid w:val="006747F0"/>
    <w:rsid w:val="00674CB5"/>
    <w:rsid w:val="006758F9"/>
    <w:rsid w:val="00676558"/>
    <w:rsid w:val="006775B9"/>
    <w:rsid w:val="006803B0"/>
    <w:rsid w:val="0068441F"/>
    <w:rsid w:val="00685876"/>
    <w:rsid w:val="00685F2F"/>
    <w:rsid w:val="006906F9"/>
    <w:rsid w:val="00691493"/>
    <w:rsid w:val="00691E19"/>
    <w:rsid w:val="00692374"/>
    <w:rsid w:val="0069438C"/>
    <w:rsid w:val="006953A6"/>
    <w:rsid w:val="00695DE6"/>
    <w:rsid w:val="00696452"/>
    <w:rsid w:val="00696CDF"/>
    <w:rsid w:val="006A050E"/>
    <w:rsid w:val="006A4D1C"/>
    <w:rsid w:val="006A4F22"/>
    <w:rsid w:val="006A5273"/>
    <w:rsid w:val="006A52BA"/>
    <w:rsid w:val="006A7F49"/>
    <w:rsid w:val="006B1D38"/>
    <w:rsid w:val="006B2156"/>
    <w:rsid w:val="006B3123"/>
    <w:rsid w:val="006B598E"/>
    <w:rsid w:val="006B77BD"/>
    <w:rsid w:val="006C28B5"/>
    <w:rsid w:val="006C2EF7"/>
    <w:rsid w:val="006C6273"/>
    <w:rsid w:val="006C7CE0"/>
    <w:rsid w:val="006D1A81"/>
    <w:rsid w:val="006D1C0A"/>
    <w:rsid w:val="006D5C00"/>
    <w:rsid w:val="006D5F9C"/>
    <w:rsid w:val="006D6B96"/>
    <w:rsid w:val="006D6CCD"/>
    <w:rsid w:val="006D73CB"/>
    <w:rsid w:val="006E3A33"/>
    <w:rsid w:val="006E4B5F"/>
    <w:rsid w:val="006E613C"/>
    <w:rsid w:val="006E6456"/>
    <w:rsid w:val="006E7123"/>
    <w:rsid w:val="006F06FC"/>
    <w:rsid w:val="006F2E1C"/>
    <w:rsid w:val="006F31C6"/>
    <w:rsid w:val="006F32BB"/>
    <w:rsid w:val="006F3598"/>
    <w:rsid w:val="006F3E03"/>
    <w:rsid w:val="006F69E6"/>
    <w:rsid w:val="00700771"/>
    <w:rsid w:val="00701BD4"/>
    <w:rsid w:val="00701C8D"/>
    <w:rsid w:val="00702CC8"/>
    <w:rsid w:val="00704ACF"/>
    <w:rsid w:val="0070532C"/>
    <w:rsid w:val="007077CB"/>
    <w:rsid w:val="00707C80"/>
    <w:rsid w:val="00711CC6"/>
    <w:rsid w:val="00713761"/>
    <w:rsid w:val="0071484D"/>
    <w:rsid w:val="00716523"/>
    <w:rsid w:val="00721579"/>
    <w:rsid w:val="007226FA"/>
    <w:rsid w:val="00722FEB"/>
    <w:rsid w:val="00723AB9"/>
    <w:rsid w:val="0072435A"/>
    <w:rsid w:val="0072498D"/>
    <w:rsid w:val="0072692A"/>
    <w:rsid w:val="007274FA"/>
    <w:rsid w:val="00733172"/>
    <w:rsid w:val="0073449B"/>
    <w:rsid w:val="00734DAA"/>
    <w:rsid w:val="00736B22"/>
    <w:rsid w:val="00740259"/>
    <w:rsid w:val="00744A8A"/>
    <w:rsid w:val="007474ED"/>
    <w:rsid w:val="007527D3"/>
    <w:rsid w:val="00753F3A"/>
    <w:rsid w:val="007558CE"/>
    <w:rsid w:val="00755C74"/>
    <w:rsid w:val="00756637"/>
    <w:rsid w:val="00762AE3"/>
    <w:rsid w:val="00764B4B"/>
    <w:rsid w:val="007657EB"/>
    <w:rsid w:val="007665CA"/>
    <w:rsid w:val="00766723"/>
    <w:rsid w:val="00766A1E"/>
    <w:rsid w:val="00767371"/>
    <w:rsid w:val="00767C28"/>
    <w:rsid w:val="00771987"/>
    <w:rsid w:val="00772C19"/>
    <w:rsid w:val="007734F3"/>
    <w:rsid w:val="00774086"/>
    <w:rsid w:val="00775215"/>
    <w:rsid w:val="00776B07"/>
    <w:rsid w:val="00776FEC"/>
    <w:rsid w:val="0078142A"/>
    <w:rsid w:val="00781971"/>
    <w:rsid w:val="00781D9B"/>
    <w:rsid w:val="0078204B"/>
    <w:rsid w:val="00785C16"/>
    <w:rsid w:val="007878F0"/>
    <w:rsid w:val="00790915"/>
    <w:rsid w:val="0079109D"/>
    <w:rsid w:val="00792105"/>
    <w:rsid w:val="0079230F"/>
    <w:rsid w:val="00793002"/>
    <w:rsid w:val="00794A98"/>
    <w:rsid w:val="00794C4A"/>
    <w:rsid w:val="007968B4"/>
    <w:rsid w:val="007A173D"/>
    <w:rsid w:val="007A2808"/>
    <w:rsid w:val="007A3613"/>
    <w:rsid w:val="007A63E7"/>
    <w:rsid w:val="007A64AF"/>
    <w:rsid w:val="007A7B9B"/>
    <w:rsid w:val="007B1445"/>
    <w:rsid w:val="007B71BF"/>
    <w:rsid w:val="007C0320"/>
    <w:rsid w:val="007C04B0"/>
    <w:rsid w:val="007C2CD0"/>
    <w:rsid w:val="007C3085"/>
    <w:rsid w:val="007C5CF2"/>
    <w:rsid w:val="007C674C"/>
    <w:rsid w:val="007D0DCC"/>
    <w:rsid w:val="007D114B"/>
    <w:rsid w:val="007D1844"/>
    <w:rsid w:val="007D199C"/>
    <w:rsid w:val="007D5A62"/>
    <w:rsid w:val="007D6465"/>
    <w:rsid w:val="007E0BA3"/>
    <w:rsid w:val="007E0E4C"/>
    <w:rsid w:val="007E3F2B"/>
    <w:rsid w:val="007E5A39"/>
    <w:rsid w:val="007E6D15"/>
    <w:rsid w:val="007E7A6B"/>
    <w:rsid w:val="007F15A6"/>
    <w:rsid w:val="007F20BC"/>
    <w:rsid w:val="007F2B38"/>
    <w:rsid w:val="007F4AF5"/>
    <w:rsid w:val="007F5EB6"/>
    <w:rsid w:val="00801B6E"/>
    <w:rsid w:val="0080500A"/>
    <w:rsid w:val="00805846"/>
    <w:rsid w:val="00805B6B"/>
    <w:rsid w:val="0080662D"/>
    <w:rsid w:val="00806801"/>
    <w:rsid w:val="008068C3"/>
    <w:rsid w:val="00807635"/>
    <w:rsid w:val="00810F76"/>
    <w:rsid w:val="00811195"/>
    <w:rsid w:val="0081380B"/>
    <w:rsid w:val="00821F7F"/>
    <w:rsid w:val="00822CDF"/>
    <w:rsid w:val="00826367"/>
    <w:rsid w:val="00827D4E"/>
    <w:rsid w:val="00830684"/>
    <w:rsid w:val="00831D9B"/>
    <w:rsid w:val="00834612"/>
    <w:rsid w:val="008377F0"/>
    <w:rsid w:val="00837CE8"/>
    <w:rsid w:val="00842CB8"/>
    <w:rsid w:val="00846E2F"/>
    <w:rsid w:val="008501B1"/>
    <w:rsid w:val="00851510"/>
    <w:rsid w:val="00853D8E"/>
    <w:rsid w:val="00854F2F"/>
    <w:rsid w:val="008558D6"/>
    <w:rsid w:val="008575E5"/>
    <w:rsid w:val="00861FAC"/>
    <w:rsid w:val="00862BA0"/>
    <w:rsid w:val="00864C27"/>
    <w:rsid w:val="0086700D"/>
    <w:rsid w:val="00867C6E"/>
    <w:rsid w:val="00871542"/>
    <w:rsid w:val="00872A2B"/>
    <w:rsid w:val="00873E0A"/>
    <w:rsid w:val="00877076"/>
    <w:rsid w:val="00877DD9"/>
    <w:rsid w:val="00880F84"/>
    <w:rsid w:val="00883800"/>
    <w:rsid w:val="00883A87"/>
    <w:rsid w:val="008866B8"/>
    <w:rsid w:val="00886C59"/>
    <w:rsid w:val="0089006F"/>
    <w:rsid w:val="0089569C"/>
    <w:rsid w:val="0089791F"/>
    <w:rsid w:val="00897E3E"/>
    <w:rsid w:val="008A09B3"/>
    <w:rsid w:val="008A1D07"/>
    <w:rsid w:val="008A3642"/>
    <w:rsid w:val="008A3D11"/>
    <w:rsid w:val="008A776F"/>
    <w:rsid w:val="008A7AED"/>
    <w:rsid w:val="008B00EB"/>
    <w:rsid w:val="008B084C"/>
    <w:rsid w:val="008B18F6"/>
    <w:rsid w:val="008B34EB"/>
    <w:rsid w:val="008B3EBA"/>
    <w:rsid w:val="008B530D"/>
    <w:rsid w:val="008B5FA8"/>
    <w:rsid w:val="008B7547"/>
    <w:rsid w:val="008C028F"/>
    <w:rsid w:val="008C26FB"/>
    <w:rsid w:val="008C2847"/>
    <w:rsid w:val="008C65A5"/>
    <w:rsid w:val="008D1D01"/>
    <w:rsid w:val="008D3390"/>
    <w:rsid w:val="008E407D"/>
    <w:rsid w:val="008E465D"/>
    <w:rsid w:val="008E46DF"/>
    <w:rsid w:val="008F1551"/>
    <w:rsid w:val="008F307B"/>
    <w:rsid w:val="008F37A8"/>
    <w:rsid w:val="008F6710"/>
    <w:rsid w:val="008F6E66"/>
    <w:rsid w:val="008F7B51"/>
    <w:rsid w:val="0090017D"/>
    <w:rsid w:val="00900805"/>
    <w:rsid w:val="009018B0"/>
    <w:rsid w:val="009019F5"/>
    <w:rsid w:val="0090463A"/>
    <w:rsid w:val="00910A0E"/>
    <w:rsid w:val="00910B97"/>
    <w:rsid w:val="00911CC2"/>
    <w:rsid w:val="009143E7"/>
    <w:rsid w:val="00914EE4"/>
    <w:rsid w:val="00915B69"/>
    <w:rsid w:val="00924777"/>
    <w:rsid w:val="00924EC2"/>
    <w:rsid w:val="009252A4"/>
    <w:rsid w:val="00925419"/>
    <w:rsid w:val="00926156"/>
    <w:rsid w:val="00926613"/>
    <w:rsid w:val="00931126"/>
    <w:rsid w:val="00932304"/>
    <w:rsid w:val="00935AA0"/>
    <w:rsid w:val="00937BCA"/>
    <w:rsid w:val="00940678"/>
    <w:rsid w:val="00940E7B"/>
    <w:rsid w:val="00941822"/>
    <w:rsid w:val="009446CC"/>
    <w:rsid w:val="0094580E"/>
    <w:rsid w:val="00945D69"/>
    <w:rsid w:val="00947D10"/>
    <w:rsid w:val="009505B2"/>
    <w:rsid w:val="0095446A"/>
    <w:rsid w:val="00954915"/>
    <w:rsid w:val="00962393"/>
    <w:rsid w:val="009631F6"/>
    <w:rsid w:val="009649D6"/>
    <w:rsid w:val="00964C39"/>
    <w:rsid w:val="0096590B"/>
    <w:rsid w:val="00965AB7"/>
    <w:rsid w:val="00966AFD"/>
    <w:rsid w:val="00967009"/>
    <w:rsid w:val="009717BD"/>
    <w:rsid w:val="00971BB0"/>
    <w:rsid w:val="00973815"/>
    <w:rsid w:val="0097513E"/>
    <w:rsid w:val="0097528B"/>
    <w:rsid w:val="00977350"/>
    <w:rsid w:val="009828A6"/>
    <w:rsid w:val="00984679"/>
    <w:rsid w:val="00985DEB"/>
    <w:rsid w:val="00986A5D"/>
    <w:rsid w:val="00986D76"/>
    <w:rsid w:val="009873BB"/>
    <w:rsid w:val="0099129F"/>
    <w:rsid w:val="00991595"/>
    <w:rsid w:val="00991EFB"/>
    <w:rsid w:val="00995DB0"/>
    <w:rsid w:val="009A04D0"/>
    <w:rsid w:val="009A264C"/>
    <w:rsid w:val="009A3340"/>
    <w:rsid w:val="009A5E38"/>
    <w:rsid w:val="009A6C99"/>
    <w:rsid w:val="009B4582"/>
    <w:rsid w:val="009B4E62"/>
    <w:rsid w:val="009B73BB"/>
    <w:rsid w:val="009C19EF"/>
    <w:rsid w:val="009C242A"/>
    <w:rsid w:val="009C6A6D"/>
    <w:rsid w:val="009D3F0E"/>
    <w:rsid w:val="009D454D"/>
    <w:rsid w:val="009D5A0B"/>
    <w:rsid w:val="009D6071"/>
    <w:rsid w:val="009D62C1"/>
    <w:rsid w:val="009D62E2"/>
    <w:rsid w:val="009D6785"/>
    <w:rsid w:val="009D678C"/>
    <w:rsid w:val="009D67E2"/>
    <w:rsid w:val="009D6E4A"/>
    <w:rsid w:val="009E050C"/>
    <w:rsid w:val="009E2294"/>
    <w:rsid w:val="009E2474"/>
    <w:rsid w:val="009E3A86"/>
    <w:rsid w:val="009E4592"/>
    <w:rsid w:val="009E61DA"/>
    <w:rsid w:val="009E7690"/>
    <w:rsid w:val="009F379F"/>
    <w:rsid w:val="009F55A3"/>
    <w:rsid w:val="009F73B5"/>
    <w:rsid w:val="00A013FA"/>
    <w:rsid w:val="00A03E30"/>
    <w:rsid w:val="00A10935"/>
    <w:rsid w:val="00A1219A"/>
    <w:rsid w:val="00A133CE"/>
    <w:rsid w:val="00A150B8"/>
    <w:rsid w:val="00A15B90"/>
    <w:rsid w:val="00A21624"/>
    <w:rsid w:val="00A22F32"/>
    <w:rsid w:val="00A23984"/>
    <w:rsid w:val="00A23D87"/>
    <w:rsid w:val="00A2714A"/>
    <w:rsid w:val="00A27805"/>
    <w:rsid w:val="00A355BD"/>
    <w:rsid w:val="00A368A0"/>
    <w:rsid w:val="00A374F0"/>
    <w:rsid w:val="00A40CBC"/>
    <w:rsid w:val="00A412F9"/>
    <w:rsid w:val="00A46246"/>
    <w:rsid w:val="00A4672F"/>
    <w:rsid w:val="00A47403"/>
    <w:rsid w:val="00A47DE3"/>
    <w:rsid w:val="00A51163"/>
    <w:rsid w:val="00A53B9E"/>
    <w:rsid w:val="00A569FA"/>
    <w:rsid w:val="00A61D45"/>
    <w:rsid w:val="00A6292F"/>
    <w:rsid w:val="00A63429"/>
    <w:rsid w:val="00A65B30"/>
    <w:rsid w:val="00A65DC4"/>
    <w:rsid w:val="00A66781"/>
    <w:rsid w:val="00A668C3"/>
    <w:rsid w:val="00A67983"/>
    <w:rsid w:val="00A70384"/>
    <w:rsid w:val="00A71CB1"/>
    <w:rsid w:val="00A721DB"/>
    <w:rsid w:val="00A73916"/>
    <w:rsid w:val="00A74B24"/>
    <w:rsid w:val="00A845DF"/>
    <w:rsid w:val="00A84974"/>
    <w:rsid w:val="00A84B35"/>
    <w:rsid w:val="00A8619B"/>
    <w:rsid w:val="00A877B9"/>
    <w:rsid w:val="00A91285"/>
    <w:rsid w:val="00A9133C"/>
    <w:rsid w:val="00A93863"/>
    <w:rsid w:val="00A939AF"/>
    <w:rsid w:val="00A93A73"/>
    <w:rsid w:val="00A953C5"/>
    <w:rsid w:val="00AA2CE0"/>
    <w:rsid w:val="00AA420A"/>
    <w:rsid w:val="00AA5415"/>
    <w:rsid w:val="00AB4D12"/>
    <w:rsid w:val="00AB668A"/>
    <w:rsid w:val="00AB7CE3"/>
    <w:rsid w:val="00AC2F89"/>
    <w:rsid w:val="00AC2FF9"/>
    <w:rsid w:val="00AC4AC7"/>
    <w:rsid w:val="00AC5278"/>
    <w:rsid w:val="00AC5CF1"/>
    <w:rsid w:val="00AC63D4"/>
    <w:rsid w:val="00AC77D9"/>
    <w:rsid w:val="00AD13FA"/>
    <w:rsid w:val="00AE1650"/>
    <w:rsid w:val="00AE19D8"/>
    <w:rsid w:val="00AE60A3"/>
    <w:rsid w:val="00AE6749"/>
    <w:rsid w:val="00AE7F8E"/>
    <w:rsid w:val="00AF0031"/>
    <w:rsid w:val="00AF29B0"/>
    <w:rsid w:val="00AF2F3A"/>
    <w:rsid w:val="00AF5014"/>
    <w:rsid w:val="00AF6AC8"/>
    <w:rsid w:val="00AF7D67"/>
    <w:rsid w:val="00B00BDC"/>
    <w:rsid w:val="00B01496"/>
    <w:rsid w:val="00B01E7C"/>
    <w:rsid w:val="00B05878"/>
    <w:rsid w:val="00B05E74"/>
    <w:rsid w:val="00B06D75"/>
    <w:rsid w:val="00B079B0"/>
    <w:rsid w:val="00B11949"/>
    <w:rsid w:val="00B11AB6"/>
    <w:rsid w:val="00B16672"/>
    <w:rsid w:val="00B1764D"/>
    <w:rsid w:val="00B2057A"/>
    <w:rsid w:val="00B223D3"/>
    <w:rsid w:val="00B236F1"/>
    <w:rsid w:val="00B25903"/>
    <w:rsid w:val="00B260A8"/>
    <w:rsid w:val="00B26A87"/>
    <w:rsid w:val="00B30218"/>
    <w:rsid w:val="00B31827"/>
    <w:rsid w:val="00B32B0C"/>
    <w:rsid w:val="00B33926"/>
    <w:rsid w:val="00B35775"/>
    <w:rsid w:val="00B35FC5"/>
    <w:rsid w:val="00B3647E"/>
    <w:rsid w:val="00B370FA"/>
    <w:rsid w:val="00B379C9"/>
    <w:rsid w:val="00B42405"/>
    <w:rsid w:val="00B448BC"/>
    <w:rsid w:val="00B449FD"/>
    <w:rsid w:val="00B45009"/>
    <w:rsid w:val="00B504EE"/>
    <w:rsid w:val="00B50A61"/>
    <w:rsid w:val="00B51F71"/>
    <w:rsid w:val="00B5201B"/>
    <w:rsid w:val="00B52683"/>
    <w:rsid w:val="00B5359E"/>
    <w:rsid w:val="00B53771"/>
    <w:rsid w:val="00B54516"/>
    <w:rsid w:val="00B54F03"/>
    <w:rsid w:val="00B600B5"/>
    <w:rsid w:val="00B606C8"/>
    <w:rsid w:val="00B608E8"/>
    <w:rsid w:val="00B61B86"/>
    <w:rsid w:val="00B640B9"/>
    <w:rsid w:val="00B643F4"/>
    <w:rsid w:val="00B67283"/>
    <w:rsid w:val="00B710A4"/>
    <w:rsid w:val="00B71AD9"/>
    <w:rsid w:val="00B72E61"/>
    <w:rsid w:val="00B75256"/>
    <w:rsid w:val="00B76EE6"/>
    <w:rsid w:val="00B8040B"/>
    <w:rsid w:val="00B80492"/>
    <w:rsid w:val="00B84824"/>
    <w:rsid w:val="00B85322"/>
    <w:rsid w:val="00B90F46"/>
    <w:rsid w:val="00B923B8"/>
    <w:rsid w:val="00B92600"/>
    <w:rsid w:val="00B97056"/>
    <w:rsid w:val="00BA4002"/>
    <w:rsid w:val="00BA48F5"/>
    <w:rsid w:val="00BA610A"/>
    <w:rsid w:val="00BA66DC"/>
    <w:rsid w:val="00BA6BD6"/>
    <w:rsid w:val="00BA75A2"/>
    <w:rsid w:val="00BA7B7A"/>
    <w:rsid w:val="00BB2ECA"/>
    <w:rsid w:val="00BB3CCC"/>
    <w:rsid w:val="00BB4258"/>
    <w:rsid w:val="00BB4C73"/>
    <w:rsid w:val="00BB5BB9"/>
    <w:rsid w:val="00BB687B"/>
    <w:rsid w:val="00BB6D37"/>
    <w:rsid w:val="00BC1952"/>
    <w:rsid w:val="00BC59D8"/>
    <w:rsid w:val="00BC70C0"/>
    <w:rsid w:val="00BC70F5"/>
    <w:rsid w:val="00BC7282"/>
    <w:rsid w:val="00BC7B5E"/>
    <w:rsid w:val="00BD1599"/>
    <w:rsid w:val="00BD1789"/>
    <w:rsid w:val="00BD472A"/>
    <w:rsid w:val="00BD5394"/>
    <w:rsid w:val="00BD5756"/>
    <w:rsid w:val="00BD6AD2"/>
    <w:rsid w:val="00BD79F3"/>
    <w:rsid w:val="00BD7DAD"/>
    <w:rsid w:val="00BE1E33"/>
    <w:rsid w:val="00BE458C"/>
    <w:rsid w:val="00BE47CD"/>
    <w:rsid w:val="00BE4945"/>
    <w:rsid w:val="00BE73D5"/>
    <w:rsid w:val="00BF07F7"/>
    <w:rsid w:val="00BF1356"/>
    <w:rsid w:val="00BF448F"/>
    <w:rsid w:val="00BF4FBB"/>
    <w:rsid w:val="00BF5730"/>
    <w:rsid w:val="00BF574A"/>
    <w:rsid w:val="00BF57F3"/>
    <w:rsid w:val="00BF6344"/>
    <w:rsid w:val="00BF7B7B"/>
    <w:rsid w:val="00C00909"/>
    <w:rsid w:val="00C00F59"/>
    <w:rsid w:val="00C03192"/>
    <w:rsid w:val="00C05DFD"/>
    <w:rsid w:val="00C0616A"/>
    <w:rsid w:val="00C12BA8"/>
    <w:rsid w:val="00C1427E"/>
    <w:rsid w:val="00C15DBB"/>
    <w:rsid w:val="00C1617A"/>
    <w:rsid w:val="00C16A9C"/>
    <w:rsid w:val="00C16E26"/>
    <w:rsid w:val="00C20C0B"/>
    <w:rsid w:val="00C22C04"/>
    <w:rsid w:val="00C24A15"/>
    <w:rsid w:val="00C2594A"/>
    <w:rsid w:val="00C27182"/>
    <w:rsid w:val="00C2742C"/>
    <w:rsid w:val="00C27ADA"/>
    <w:rsid w:val="00C27F58"/>
    <w:rsid w:val="00C30FF7"/>
    <w:rsid w:val="00C3341D"/>
    <w:rsid w:val="00C33577"/>
    <w:rsid w:val="00C34038"/>
    <w:rsid w:val="00C34556"/>
    <w:rsid w:val="00C34CE6"/>
    <w:rsid w:val="00C35161"/>
    <w:rsid w:val="00C36C58"/>
    <w:rsid w:val="00C41098"/>
    <w:rsid w:val="00C44875"/>
    <w:rsid w:val="00C52E61"/>
    <w:rsid w:val="00C578B8"/>
    <w:rsid w:val="00C57DAA"/>
    <w:rsid w:val="00C60902"/>
    <w:rsid w:val="00C60C8B"/>
    <w:rsid w:val="00C64DD3"/>
    <w:rsid w:val="00C6750B"/>
    <w:rsid w:val="00C676CB"/>
    <w:rsid w:val="00C718B2"/>
    <w:rsid w:val="00C71F68"/>
    <w:rsid w:val="00C7281F"/>
    <w:rsid w:val="00C73B2F"/>
    <w:rsid w:val="00C73C5A"/>
    <w:rsid w:val="00C7797E"/>
    <w:rsid w:val="00C800B5"/>
    <w:rsid w:val="00C80700"/>
    <w:rsid w:val="00C82AC6"/>
    <w:rsid w:val="00C82BA4"/>
    <w:rsid w:val="00C841A9"/>
    <w:rsid w:val="00C844A0"/>
    <w:rsid w:val="00C85326"/>
    <w:rsid w:val="00C8584E"/>
    <w:rsid w:val="00C85D6B"/>
    <w:rsid w:val="00C904F9"/>
    <w:rsid w:val="00C92C9D"/>
    <w:rsid w:val="00C93FE2"/>
    <w:rsid w:val="00C96191"/>
    <w:rsid w:val="00C961C2"/>
    <w:rsid w:val="00CA1833"/>
    <w:rsid w:val="00CA1B99"/>
    <w:rsid w:val="00CA3A6B"/>
    <w:rsid w:val="00CA3F46"/>
    <w:rsid w:val="00CA4FA6"/>
    <w:rsid w:val="00CA7CFC"/>
    <w:rsid w:val="00CB0183"/>
    <w:rsid w:val="00CB2AEB"/>
    <w:rsid w:val="00CB36C3"/>
    <w:rsid w:val="00CC11DB"/>
    <w:rsid w:val="00CC1344"/>
    <w:rsid w:val="00CC292E"/>
    <w:rsid w:val="00CC2D7D"/>
    <w:rsid w:val="00CC65F5"/>
    <w:rsid w:val="00CC7AB6"/>
    <w:rsid w:val="00CD1589"/>
    <w:rsid w:val="00CD5C20"/>
    <w:rsid w:val="00CD6929"/>
    <w:rsid w:val="00CE0DF6"/>
    <w:rsid w:val="00CE4334"/>
    <w:rsid w:val="00CE45BE"/>
    <w:rsid w:val="00CE5653"/>
    <w:rsid w:val="00CE5FCE"/>
    <w:rsid w:val="00CE7755"/>
    <w:rsid w:val="00CF0383"/>
    <w:rsid w:val="00CF2315"/>
    <w:rsid w:val="00CF6A26"/>
    <w:rsid w:val="00D00769"/>
    <w:rsid w:val="00D013CD"/>
    <w:rsid w:val="00D015C3"/>
    <w:rsid w:val="00D02751"/>
    <w:rsid w:val="00D0403A"/>
    <w:rsid w:val="00D07679"/>
    <w:rsid w:val="00D13559"/>
    <w:rsid w:val="00D13F1A"/>
    <w:rsid w:val="00D141F4"/>
    <w:rsid w:val="00D17CD4"/>
    <w:rsid w:val="00D22E4C"/>
    <w:rsid w:val="00D24C58"/>
    <w:rsid w:val="00D24E54"/>
    <w:rsid w:val="00D2529A"/>
    <w:rsid w:val="00D26FD9"/>
    <w:rsid w:val="00D3196A"/>
    <w:rsid w:val="00D31F0C"/>
    <w:rsid w:val="00D3686A"/>
    <w:rsid w:val="00D36DD9"/>
    <w:rsid w:val="00D375D2"/>
    <w:rsid w:val="00D37D3F"/>
    <w:rsid w:val="00D40A23"/>
    <w:rsid w:val="00D46E11"/>
    <w:rsid w:val="00D503B0"/>
    <w:rsid w:val="00D506B1"/>
    <w:rsid w:val="00D50784"/>
    <w:rsid w:val="00D512E1"/>
    <w:rsid w:val="00D543AC"/>
    <w:rsid w:val="00D545A2"/>
    <w:rsid w:val="00D547A7"/>
    <w:rsid w:val="00D5751F"/>
    <w:rsid w:val="00D57F92"/>
    <w:rsid w:val="00D61CAC"/>
    <w:rsid w:val="00D665D5"/>
    <w:rsid w:val="00D666D8"/>
    <w:rsid w:val="00D66E7A"/>
    <w:rsid w:val="00D66FC2"/>
    <w:rsid w:val="00D6770E"/>
    <w:rsid w:val="00D67774"/>
    <w:rsid w:val="00D727D4"/>
    <w:rsid w:val="00D74AA7"/>
    <w:rsid w:val="00D74CE8"/>
    <w:rsid w:val="00D75B1D"/>
    <w:rsid w:val="00D80070"/>
    <w:rsid w:val="00D810AE"/>
    <w:rsid w:val="00D813A5"/>
    <w:rsid w:val="00D822A1"/>
    <w:rsid w:val="00D823B5"/>
    <w:rsid w:val="00D852A7"/>
    <w:rsid w:val="00D8628B"/>
    <w:rsid w:val="00D86B7A"/>
    <w:rsid w:val="00D90623"/>
    <w:rsid w:val="00D90C77"/>
    <w:rsid w:val="00D90F4A"/>
    <w:rsid w:val="00D924A1"/>
    <w:rsid w:val="00D92A77"/>
    <w:rsid w:val="00DA298C"/>
    <w:rsid w:val="00DA3E43"/>
    <w:rsid w:val="00DA684B"/>
    <w:rsid w:val="00DA6FFF"/>
    <w:rsid w:val="00DA7025"/>
    <w:rsid w:val="00DB080F"/>
    <w:rsid w:val="00DB4677"/>
    <w:rsid w:val="00DB6BE5"/>
    <w:rsid w:val="00DC3A7B"/>
    <w:rsid w:val="00DC5C20"/>
    <w:rsid w:val="00DD1C6C"/>
    <w:rsid w:val="00DD29E1"/>
    <w:rsid w:val="00DD37BC"/>
    <w:rsid w:val="00DD47A7"/>
    <w:rsid w:val="00DD724F"/>
    <w:rsid w:val="00DD78E9"/>
    <w:rsid w:val="00DE0007"/>
    <w:rsid w:val="00DE0DCD"/>
    <w:rsid w:val="00DE2B7C"/>
    <w:rsid w:val="00DE6336"/>
    <w:rsid w:val="00DE7AD7"/>
    <w:rsid w:val="00DF0E43"/>
    <w:rsid w:val="00DF1709"/>
    <w:rsid w:val="00DF1760"/>
    <w:rsid w:val="00DF1E1F"/>
    <w:rsid w:val="00DF45C7"/>
    <w:rsid w:val="00DF7896"/>
    <w:rsid w:val="00E0058D"/>
    <w:rsid w:val="00E0114D"/>
    <w:rsid w:val="00E013F1"/>
    <w:rsid w:val="00E04FA0"/>
    <w:rsid w:val="00E0592E"/>
    <w:rsid w:val="00E06659"/>
    <w:rsid w:val="00E07A8A"/>
    <w:rsid w:val="00E113F6"/>
    <w:rsid w:val="00E1304B"/>
    <w:rsid w:val="00E13CC7"/>
    <w:rsid w:val="00E157EE"/>
    <w:rsid w:val="00E205F7"/>
    <w:rsid w:val="00E24ECF"/>
    <w:rsid w:val="00E2500E"/>
    <w:rsid w:val="00E25BC0"/>
    <w:rsid w:val="00E265FB"/>
    <w:rsid w:val="00E27A78"/>
    <w:rsid w:val="00E317D9"/>
    <w:rsid w:val="00E32946"/>
    <w:rsid w:val="00E32F7B"/>
    <w:rsid w:val="00E33161"/>
    <w:rsid w:val="00E33652"/>
    <w:rsid w:val="00E35261"/>
    <w:rsid w:val="00E36A8E"/>
    <w:rsid w:val="00E37F64"/>
    <w:rsid w:val="00E404C5"/>
    <w:rsid w:val="00E40825"/>
    <w:rsid w:val="00E43884"/>
    <w:rsid w:val="00E43A5E"/>
    <w:rsid w:val="00E46CBA"/>
    <w:rsid w:val="00E47C15"/>
    <w:rsid w:val="00E507C5"/>
    <w:rsid w:val="00E50ACF"/>
    <w:rsid w:val="00E51562"/>
    <w:rsid w:val="00E51683"/>
    <w:rsid w:val="00E51D97"/>
    <w:rsid w:val="00E5306E"/>
    <w:rsid w:val="00E542D7"/>
    <w:rsid w:val="00E5575A"/>
    <w:rsid w:val="00E56049"/>
    <w:rsid w:val="00E60856"/>
    <w:rsid w:val="00E62AD8"/>
    <w:rsid w:val="00E62E92"/>
    <w:rsid w:val="00E63736"/>
    <w:rsid w:val="00E64C82"/>
    <w:rsid w:val="00E6558C"/>
    <w:rsid w:val="00E66988"/>
    <w:rsid w:val="00E675F3"/>
    <w:rsid w:val="00E701EA"/>
    <w:rsid w:val="00E7398B"/>
    <w:rsid w:val="00E74FAB"/>
    <w:rsid w:val="00E752D6"/>
    <w:rsid w:val="00E7765C"/>
    <w:rsid w:val="00E80524"/>
    <w:rsid w:val="00E84D80"/>
    <w:rsid w:val="00E95511"/>
    <w:rsid w:val="00E95AB5"/>
    <w:rsid w:val="00EA0611"/>
    <w:rsid w:val="00EA0A85"/>
    <w:rsid w:val="00EA33D7"/>
    <w:rsid w:val="00EA3F34"/>
    <w:rsid w:val="00EA5070"/>
    <w:rsid w:val="00EA52AB"/>
    <w:rsid w:val="00EA59BB"/>
    <w:rsid w:val="00EB4338"/>
    <w:rsid w:val="00EB5AC1"/>
    <w:rsid w:val="00EB5CF7"/>
    <w:rsid w:val="00EB62CC"/>
    <w:rsid w:val="00EB6AAF"/>
    <w:rsid w:val="00EC054E"/>
    <w:rsid w:val="00EC075A"/>
    <w:rsid w:val="00EC39DE"/>
    <w:rsid w:val="00EC4E56"/>
    <w:rsid w:val="00EC5EBB"/>
    <w:rsid w:val="00ED1806"/>
    <w:rsid w:val="00ED2744"/>
    <w:rsid w:val="00ED4ED7"/>
    <w:rsid w:val="00ED59AD"/>
    <w:rsid w:val="00ED6836"/>
    <w:rsid w:val="00EE0355"/>
    <w:rsid w:val="00EE08F7"/>
    <w:rsid w:val="00EE34A7"/>
    <w:rsid w:val="00EE3BAC"/>
    <w:rsid w:val="00EE3D38"/>
    <w:rsid w:val="00EE47B9"/>
    <w:rsid w:val="00EF0785"/>
    <w:rsid w:val="00EF0FC8"/>
    <w:rsid w:val="00EF3040"/>
    <w:rsid w:val="00EF61B1"/>
    <w:rsid w:val="00EF65CB"/>
    <w:rsid w:val="00EF68B7"/>
    <w:rsid w:val="00EF6FC9"/>
    <w:rsid w:val="00EF790D"/>
    <w:rsid w:val="00EF7FA9"/>
    <w:rsid w:val="00F02BC3"/>
    <w:rsid w:val="00F0383E"/>
    <w:rsid w:val="00F042E6"/>
    <w:rsid w:val="00F048B2"/>
    <w:rsid w:val="00F0510A"/>
    <w:rsid w:val="00F06B41"/>
    <w:rsid w:val="00F11878"/>
    <w:rsid w:val="00F11C77"/>
    <w:rsid w:val="00F126DC"/>
    <w:rsid w:val="00F1621C"/>
    <w:rsid w:val="00F16A4E"/>
    <w:rsid w:val="00F20223"/>
    <w:rsid w:val="00F202CF"/>
    <w:rsid w:val="00F22AE0"/>
    <w:rsid w:val="00F2314E"/>
    <w:rsid w:val="00F254E6"/>
    <w:rsid w:val="00F265FD"/>
    <w:rsid w:val="00F27BED"/>
    <w:rsid w:val="00F31D2F"/>
    <w:rsid w:val="00F31F91"/>
    <w:rsid w:val="00F32435"/>
    <w:rsid w:val="00F32612"/>
    <w:rsid w:val="00F328C0"/>
    <w:rsid w:val="00F32AD7"/>
    <w:rsid w:val="00F3374E"/>
    <w:rsid w:val="00F37A52"/>
    <w:rsid w:val="00F40749"/>
    <w:rsid w:val="00F41FE3"/>
    <w:rsid w:val="00F449EE"/>
    <w:rsid w:val="00F46001"/>
    <w:rsid w:val="00F4694C"/>
    <w:rsid w:val="00F47D6B"/>
    <w:rsid w:val="00F5485B"/>
    <w:rsid w:val="00F60664"/>
    <w:rsid w:val="00F63F2A"/>
    <w:rsid w:val="00F65A11"/>
    <w:rsid w:val="00F668CC"/>
    <w:rsid w:val="00F728BA"/>
    <w:rsid w:val="00F72E42"/>
    <w:rsid w:val="00F735DA"/>
    <w:rsid w:val="00F74FFB"/>
    <w:rsid w:val="00F76191"/>
    <w:rsid w:val="00F77AC2"/>
    <w:rsid w:val="00F80C92"/>
    <w:rsid w:val="00F81CDF"/>
    <w:rsid w:val="00F820A9"/>
    <w:rsid w:val="00F82656"/>
    <w:rsid w:val="00F83412"/>
    <w:rsid w:val="00F86E29"/>
    <w:rsid w:val="00F9005C"/>
    <w:rsid w:val="00F90E7B"/>
    <w:rsid w:val="00F91ECA"/>
    <w:rsid w:val="00F928C4"/>
    <w:rsid w:val="00F95EFC"/>
    <w:rsid w:val="00F960F2"/>
    <w:rsid w:val="00FA090E"/>
    <w:rsid w:val="00FA15FC"/>
    <w:rsid w:val="00FA436F"/>
    <w:rsid w:val="00FA4C68"/>
    <w:rsid w:val="00FA6715"/>
    <w:rsid w:val="00FB1A93"/>
    <w:rsid w:val="00FB278D"/>
    <w:rsid w:val="00FB4F16"/>
    <w:rsid w:val="00FB562E"/>
    <w:rsid w:val="00FB5BE1"/>
    <w:rsid w:val="00FB5E6E"/>
    <w:rsid w:val="00FB7BEC"/>
    <w:rsid w:val="00FC3393"/>
    <w:rsid w:val="00FC35EB"/>
    <w:rsid w:val="00FC497D"/>
    <w:rsid w:val="00FC4B0D"/>
    <w:rsid w:val="00FC58BB"/>
    <w:rsid w:val="00FC7953"/>
    <w:rsid w:val="00FD11E2"/>
    <w:rsid w:val="00FD2801"/>
    <w:rsid w:val="00FD42D1"/>
    <w:rsid w:val="00FD5D8F"/>
    <w:rsid w:val="00FD6365"/>
    <w:rsid w:val="00FD6FCD"/>
    <w:rsid w:val="00FE04C7"/>
    <w:rsid w:val="00FE23FF"/>
    <w:rsid w:val="00FE60F9"/>
    <w:rsid w:val="00FE6FE7"/>
    <w:rsid w:val="00FE76F3"/>
    <w:rsid w:val="00FF0B23"/>
    <w:rsid w:val="00FF1D8D"/>
    <w:rsid w:val="00FF4C13"/>
    <w:rsid w:val="00FF5794"/>
    <w:rsid w:val="00FF5EC3"/>
    <w:rsid w:val="00FF690A"/>
    <w:rsid w:val="07AB717C"/>
    <w:rsid w:val="0ADEB42C"/>
    <w:rsid w:val="0BC37A6A"/>
    <w:rsid w:val="0D15D2BF"/>
    <w:rsid w:val="0E9C7878"/>
    <w:rsid w:val="0F22C195"/>
    <w:rsid w:val="10A30B8F"/>
    <w:rsid w:val="12ACB147"/>
    <w:rsid w:val="1453E7BC"/>
    <w:rsid w:val="14D5B44C"/>
    <w:rsid w:val="14F8B373"/>
    <w:rsid w:val="15863C83"/>
    <w:rsid w:val="165E4C8E"/>
    <w:rsid w:val="1891E6EC"/>
    <w:rsid w:val="197A241C"/>
    <w:rsid w:val="1BDC51F5"/>
    <w:rsid w:val="1C8B8740"/>
    <w:rsid w:val="1FE9D912"/>
    <w:rsid w:val="221D0AC5"/>
    <w:rsid w:val="224AC9CE"/>
    <w:rsid w:val="2269ADBF"/>
    <w:rsid w:val="24713E5B"/>
    <w:rsid w:val="2CD2C6F3"/>
    <w:rsid w:val="2EA10A85"/>
    <w:rsid w:val="2EF6D5DB"/>
    <w:rsid w:val="2FADE0A5"/>
    <w:rsid w:val="3244FB75"/>
    <w:rsid w:val="329BAE4B"/>
    <w:rsid w:val="334428CB"/>
    <w:rsid w:val="343A4BF1"/>
    <w:rsid w:val="34A323B5"/>
    <w:rsid w:val="3705A6CD"/>
    <w:rsid w:val="3898F92E"/>
    <w:rsid w:val="3909FD8B"/>
    <w:rsid w:val="3CE7A445"/>
    <w:rsid w:val="3D2A898A"/>
    <w:rsid w:val="40511036"/>
    <w:rsid w:val="4145F9AD"/>
    <w:rsid w:val="41F49E00"/>
    <w:rsid w:val="44899516"/>
    <w:rsid w:val="4C707471"/>
    <w:rsid w:val="4F743151"/>
    <w:rsid w:val="4FCC6D59"/>
    <w:rsid w:val="50300902"/>
    <w:rsid w:val="53A820E7"/>
    <w:rsid w:val="54E1B3E1"/>
    <w:rsid w:val="56241371"/>
    <w:rsid w:val="5BB4703A"/>
    <w:rsid w:val="5C07DE75"/>
    <w:rsid w:val="61694974"/>
    <w:rsid w:val="6400EFD4"/>
    <w:rsid w:val="647A0333"/>
    <w:rsid w:val="654D4070"/>
    <w:rsid w:val="6C989804"/>
    <w:rsid w:val="6F0BC071"/>
    <w:rsid w:val="6FB74824"/>
    <w:rsid w:val="74CCC2FB"/>
    <w:rsid w:val="7A3114BE"/>
    <w:rsid w:val="7B97B309"/>
    <w:rsid w:val="7BCD8CCE"/>
    <w:rsid w:val="7F90601B"/>
  </w:rsids>
  <m:mathPr>
    <m:mathFont m:val="Cambria Math"/>
    <m:brkBin m:val="before"/>
    <m:brkBinSub m:val="--"/>
    <m:smallFrac m:val="0"/>
    <m:dispDef/>
    <m:lMargin m:val="0"/>
    <m:rMargin m:val="0"/>
    <m:defJc m:val="centerGroup"/>
    <m:wrapIndent m:val="1440"/>
    <m:intLim m:val="subSup"/>
    <m:naryLim m:val="undOvr"/>
  </m:mathPr>
  <w:themeFontLang w:val="en-IN" w:eastAsia="ja-JP"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5D298"/>
  <w15:chartTrackingRefBased/>
  <w15:docId w15:val="{01197A04-7CCD-4FE4-9784-D42DCD5B3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4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54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154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54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54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5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4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54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154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54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54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5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435"/>
    <w:rPr>
      <w:rFonts w:eastAsiaTheme="majorEastAsia" w:cstheme="majorBidi"/>
      <w:color w:val="272727" w:themeColor="text1" w:themeTint="D8"/>
    </w:rPr>
  </w:style>
  <w:style w:type="paragraph" w:styleId="Title">
    <w:name w:val="Title"/>
    <w:basedOn w:val="Normal"/>
    <w:next w:val="Normal"/>
    <w:link w:val="TitleChar"/>
    <w:uiPriority w:val="10"/>
    <w:qFormat/>
    <w:rsid w:val="00415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435"/>
    <w:pPr>
      <w:spacing w:before="160"/>
      <w:jc w:val="center"/>
    </w:pPr>
    <w:rPr>
      <w:i/>
      <w:iCs/>
      <w:color w:val="404040" w:themeColor="text1" w:themeTint="BF"/>
    </w:rPr>
  </w:style>
  <w:style w:type="character" w:customStyle="1" w:styleId="QuoteChar">
    <w:name w:val="Quote Char"/>
    <w:basedOn w:val="DefaultParagraphFont"/>
    <w:link w:val="Quote"/>
    <w:uiPriority w:val="29"/>
    <w:rsid w:val="00415435"/>
    <w:rPr>
      <w:i/>
      <w:iCs/>
      <w:color w:val="404040" w:themeColor="text1" w:themeTint="BF"/>
    </w:rPr>
  </w:style>
  <w:style w:type="paragraph" w:styleId="ListParagraph">
    <w:name w:val="List Paragraph"/>
    <w:basedOn w:val="Normal"/>
    <w:uiPriority w:val="34"/>
    <w:qFormat/>
    <w:rsid w:val="00415435"/>
    <w:pPr>
      <w:ind w:left="720"/>
      <w:contextualSpacing/>
    </w:pPr>
  </w:style>
  <w:style w:type="character" w:styleId="IntenseEmphasis">
    <w:name w:val="Intense Emphasis"/>
    <w:basedOn w:val="DefaultParagraphFont"/>
    <w:uiPriority w:val="21"/>
    <w:qFormat/>
    <w:rsid w:val="00415435"/>
    <w:rPr>
      <w:i/>
      <w:iCs/>
      <w:color w:val="2F5496" w:themeColor="accent1" w:themeShade="BF"/>
    </w:rPr>
  </w:style>
  <w:style w:type="paragraph" w:styleId="IntenseQuote">
    <w:name w:val="Intense Quote"/>
    <w:basedOn w:val="Normal"/>
    <w:next w:val="Normal"/>
    <w:link w:val="IntenseQuoteChar"/>
    <w:uiPriority w:val="30"/>
    <w:qFormat/>
    <w:rsid w:val="004154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5435"/>
    <w:rPr>
      <w:i/>
      <w:iCs/>
      <w:color w:val="2F5496" w:themeColor="accent1" w:themeShade="BF"/>
    </w:rPr>
  </w:style>
  <w:style w:type="character" w:styleId="IntenseReference">
    <w:name w:val="Intense Reference"/>
    <w:basedOn w:val="DefaultParagraphFont"/>
    <w:uiPriority w:val="32"/>
    <w:qFormat/>
    <w:rsid w:val="00415435"/>
    <w:rPr>
      <w:b/>
      <w:bCs/>
      <w:smallCaps/>
      <w:color w:val="2F5496" w:themeColor="accent1" w:themeShade="BF"/>
      <w:spacing w:val="5"/>
    </w:rPr>
  </w:style>
  <w:style w:type="paragraph" w:styleId="NormalWeb">
    <w:name w:val="Normal (Web)"/>
    <w:basedOn w:val="Normal"/>
    <w:uiPriority w:val="99"/>
    <w:unhideWhenUsed/>
    <w:rsid w:val="00A368A0"/>
    <w:pPr>
      <w:spacing w:before="100" w:beforeAutospacing="1" w:after="100" w:afterAutospacing="1" w:line="240" w:lineRule="auto"/>
    </w:pPr>
    <w:rPr>
      <w:rFonts w:ascii="Times New Roman" w:eastAsia="Times New Roman" w:hAnsi="Times New Roman" w:cs="Times New Roman"/>
      <w:kern w:val="0"/>
      <w:sz w:val="24"/>
      <w:szCs w:val="24"/>
      <w:lang w:eastAsia="en-IN" w:bidi="te-IN"/>
      <w14:ligatures w14:val="none"/>
    </w:rPr>
  </w:style>
  <w:style w:type="character" w:styleId="Strong">
    <w:name w:val="Strong"/>
    <w:basedOn w:val="DefaultParagraphFont"/>
    <w:uiPriority w:val="22"/>
    <w:qFormat/>
    <w:rsid w:val="00A368A0"/>
    <w:rPr>
      <w:b/>
      <w:bCs/>
    </w:rPr>
  </w:style>
  <w:style w:type="paragraph" w:styleId="Header">
    <w:name w:val="header"/>
    <w:basedOn w:val="Normal"/>
    <w:link w:val="HeaderChar"/>
    <w:uiPriority w:val="99"/>
    <w:unhideWhenUsed/>
    <w:rsid w:val="001843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30F"/>
  </w:style>
  <w:style w:type="paragraph" w:styleId="Footer">
    <w:name w:val="footer"/>
    <w:basedOn w:val="Normal"/>
    <w:link w:val="FooterChar"/>
    <w:uiPriority w:val="99"/>
    <w:unhideWhenUsed/>
    <w:rsid w:val="001843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30F"/>
  </w:style>
  <w:style w:type="character" w:styleId="Hyperlink">
    <w:name w:val="Hyperlink"/>
    <w:basedOn w:val="DefaultParagraphFont"/>
    <w:uiPriority w:val="99"/>
    <w:unhideWhenUsed/>
    <w:rsid w:val="00D90C77"/>
    <w:rPr>
      <w:color w:val="0563C1" w:themeColor="hyperlink"/>
      <w:u w:val="single"/>
    </w:rPr>
  </w:style>
  <w:style w:type="character" w:styleId="UnresolvedMention">
    <w:name w:val="Unresolved Mention"/>
    <w:basedOn w:val="DefaultParagraphFont"/>
    <w:uiPriority w:val="99"/>
    <w:semiHidden/>
    <w:unhideWhenUsed/>
    <w:rsid w:val="00D90C77"/>
    <w:rPr>
      <w:color w:val="605E5C"/>
      <w:shd w:val="clear" w:color="auto" w:fill="E1DFDD"/>
    </w:rPr>
  </w:style>
  <w:style w:type="paragraph" w:styleId="NoSpacing">
    <w:name w:val="No Spacing"/>
    <w:link w:val="NoSpacingChar"/>
    <w:uiPriority w:val="1"/>
    <w:qFormat/>
    <w:rsid w:val="002E5AAE"/>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2E5AAE"/>
    <w:rPr>
      <w:rFonts w:eastAsiaTheme="minorEastAsia"/>
      <w:kern w:val="0"/>
      <w:lang w:val="en-US"/>
      <w14:ligatures w14:val="none"/>
    </w:rPr>
  </w:style>
  <w:style w:type="paragraph" w:styleId="TOC1">
    <w:name w:val="toc 1"/>
    <w:basedOn w:val="Normal"/>
    <w:next w:val="Normal"/>
    <w:uiPriority w:val="39"/>
    <w:unhideWhenUsed/>
    <w:rsid w:val="006F69E6"/>
    <w:pPr>
      <w:spacing w:after="100"/>
    </w:pPr>
  </w:style>
  <w:style w:type="paragraph" w:styleId="TOC3">
    <w:name w:val="toc 3"/>
    <w:basedOn w:val="Normal"/>
    <w:next w:val="Normal"/>
    <w:uiPriority w:val="39"/>
    <w:unhideWhenUsed/>
    <w:rsid w:val="006F69E6"/>
    <w:pPr>
      <w:spacing w:after="100"/>
      <w:ind w:left="440"/>
    </w:pPr>
  </w:style>
  <w:style w:type="character" w:styleId="PlaceholderText">
    <w:name w:val="Placeholder Text"/>
    <w:basedOn w:val="DefaultParagraphFont"/>
    <w:uiPriority w:val="99"/>
    <w:semiHidden/>
    <w:rsid w:val="00BA7B7A"/>
    <w:rPr>
      <w:color w:val="666666"/>
    </w:rPr>
  </w:style>
  <w:style w:type="character" w:styleId="FollowedHyperlink">
    <w:name w:val="FollowedHyperlink"/>
    <w:basedOn w:val="DefaultParagraphFont"/>
    <w:uiPriority w:val="99"/>
    <w:semiHidden/>
    <w:unhideWhenUsed/>
    <w:rsid w:val="00B05E74"/>
    <w:rPr>
      <w:color w:val="954F72" w:themeColor="followedHyperlink"/>
      <w:u w:val="single"/>
    </w:rPr>
  </w:style>
  <w:style w:type="table" w:styleId="TableGrid">
    <w:name w:val="Table Grid"/>
    <w:basedOn w:val="TableNormal"/>
    <w:uiPriority w:val="39"/>
    <w:rsid w:val="00AA2C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3622E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622EF"/>
    <w:rPr>
      <w:sz w:val="20"/>
      <w:szCs w:val="20"/>
    </w:rPr>
  </w:style>
  <w:style w:type="character" w:styleId="EndnoteReference">
    <w:name w:val="endnote reference"/>
    <w:basedOn w:val="DefaultParagraphFont"/>
    <w:uiPriority w:val="99"/>
    <w:semiHidden/>
    <w:unhideWhenUsed/>
    <w:rsid w:val="003622E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abs/10.1080/00207548208947745" TargetMode="External"/><Relationship Id="rId18" Type="http://schemas.openxmlformats.org/officeDocument/2006/relationships/hyperlink" Target="https://www.sciencedirect.com/science/article/pii/S030504830800115X" TargetMode="External"/><Relationship Id="rId26" Type="http://schemas.openxmlformats.org/officeDocument/2006/relationships/hyperlink" Target="https://pubsonline.informs.org/doi/abs/10.1287/moor.15.3.483" TargetMode="External"/><Relationship Id="rId39" Type="http://schemas.openxmlformats.org/officeDocument/2006/relationships/hyperlink" Target="https://www.sciencedirect.com/science/article/abs/pii/0272696394900043" TargetMode="External"/><Relationship Id="rId21" Type="http://schemas.openxmlformats.org/officeDocument/2006/relationships/hyperlink" Target="https://www.google.com/search?q=https://support.microsoft.com/en-us/office/rand-function-4e015d26-3023-4554-93e1-5e74d156637e&amp;authuser=1" TargetMode="External"/><Relationship Id="rId34" Type="http://schemas.openxmlformats.org/officeDocument/2006/relationships/hyperlink" Target="https://www.google.com/search?q=https://www.sciencedirect.com/science/article/abs/pii/092552739390005M&amp;authuser=1" TargetMode="External"/><Relationship Id="rId42" Type="http://schemas.openxmlformats.org/officeDocument/2006/relationships/hyperlink" Target="https://www.google.com/search?q=https://www.sciencedirect.com/science/article/pii/S030505481300222X&amp;authuser=1" TargetMode="External"/><Relationship Id="rId47" Type="http://schemas.openxmlformats.org/officeDocument/2006/relationships/hyperlink" Target="https://www.google.com/search?q=https://www.frontiersin.org/articles/10.3389/fenrg.2016.00032/full&amp;authuser=1" TargetMode="External"/><Relationship Id="rId50" Type="http://schemas.openxmlformats.org/officeDocument/2006/relationships/hyperlink" Target="https://www.nepjol.info/index.php/NJST/article/view/14358" TargetMode="External"/><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link.springer.com/book/10.1007/978-3-319-26580-3" TargetMode="External"/><Relationship Id="rId29" Type="http://schemas.openxmlformats.org/officeDocument/2006/relationships/hyperlink" Target="https://www.google.com/search?q=https://pubsonline.informs.org/doi/abs/10.1287/opre.39.1.177&amp;authuser=1" TargetMode="External"/><Relationship Id="rId11" Type="http://schemas.openxmlformats.org/officeDocument/2006/relationships/chart" Target="charts/chart2.xml"/><Relationship Id="rId24" Type="http://schemas.openxmlformats.org/officeDocument/2006/relationships/hyperlink" Target="https://pubsonline.informs.org/doi/abs/10.1287/mnsc.15.1.102" TargetMode="External"/><Relationship Id="rId32" Type="http://schemas.openxmlformats.org/officeDocument/2006/relationships/hyperlink" Target="https://www.google.com/search?q=https://www.sciencedirect.com/science/article/abs/pii/0377221791901117&amp;authuser=1" TargetMode="External"/><Relationship Id="rId37" Type="http://schemas.openxmlformats.org/officeDocument/2006/relationships/hyperlink" Target="https://www.google.com/search?q=https://link.springer.com/article/10.1007/BF01582046&amp;authuser=1" TargetMode="External"/><Relationship Id="rId40" Type="http://schemas.openxmlformats.org/officeDocument/2006/relationships/hyperlink" Target="https://www.google.com/search?q=https://journal.ump.edu.my/jmes/article/view/10045&amp;authuser=1" TargetMode="External"/><Relationship Id="rId45" Type="http://schemas.openxmlformats.org/officeDocument/2006/relationships/hyperlink" Target="https://www.google.com/search?q=https://link.springer.com/book/10.1007/3-540-30528-9&amp;authuser=1" TargetMode="External"/><Relationship Id="rId53"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chart" Target="charts/chart1.xml"/><Relationship Id="rId19" Type="http://schemas.openxmlformats.org/officeDocument/2006/relationships/hyperlink" Target="https://ieeexplore.ieee.org/xpl/recent_issue.jsp?punumber=70" TargetMode="External"/><Relationship Id="rId31" Type="http://schemas.openxmlformats.org/officeDocument/2006/relationships/hyperlink" Target="https://www.google.com/search?q=https://www.sciencedirect.com/science/article/abs/pii/0304020877900115&amp;authuser=1" TargetMode="External"/><Relationship Id="rId44" Type="http://schemas.openxmlformats.org/officeDocument/2006/relationships/hyperlink" Target="https://link.springer.com/book/10.1007/978-1-4615-6119-4" TargetMode="External"/><Relationship Id="rId52" Type="http://schemas.openxmlformats.org/officeDocument/2006/relationships/hyperlink" Target="https://www.tandfonline.com/toc/tprs20/current"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onlinelibrary.wiley.com/doi/abs/10.1002/nav.3800030106" TargetMode="External"/><Relationship Id="rId22" Type="http://schemas.openxmlformats.org/officeDocument/2006/relationships/hyperlink" Target="https://www.mheducation.com/highered/product/simulation-modeling-analysis-law/M9780073401324.html" TargetMode="External"/><Relationship Id="rId27" Type="http://schemas.openxmlformats.org/officeDocument/2006/relationships/hyperlink" Target="https://pubsonline.informs.org/doi/abs/10.1287/opre.42.6.1025" TargetMode="External"/><Relationship Id="rId30" Type="http://schemas.openxmlformats.org/officeDocument/2006/relationships/hyperlink" Target="https://www.sciencedirect.com/science/article/abs/pii/S016750600870356X" TargetMode="External"/><Relationship Id="rId35" Type="http://schemas.openxmlformats.org/officeDocument/2006/relationships/hyperlink" Target="https://www.google.com/search?q=https://www.sciencedirect.com/science/article/abs/pii/S037722179800113X&amp;authuser=1" TargetMode="External"/><Relationship Id="rId43" Type="http://schemas.openxmlformats.org/officeDocument/2006/relationships/hyperlink" Target="https://www.google.com/search?q=https://www.sciencedirect.com/science/article/abs/pii/0272696383900057&amp;authuser=1" TargetMode="External"/><Relationship Id="rId48" Type="http://schemas.openxmlformats.org/officeDocument/2006/relationships/hyperlink" Target="https://www.google.com/search?q=https://scholarsphere.psu.edu/resources/6008740b-741c-4b95-a745-983804810784&amp;authuser=1" TargetMode="Externa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www.sciencedirect.com/topics/engineering/dispatching-rule" TargetMode="External"/><Relationship Id="rId3" Type="http://schemas.openxmlformats.org/officeDocument/2006/relationships/numbering" Target="numbering.xml"/><Relationship Id="rId12" Type="http://schemas.openxmlformats.org/officeDocument/2006/relationships/chart" Target="charts/chart3.xml"/><Relationship Id="rId17" Type="http://schemas.openxmlformats.org/officeDocument/2006/relationships/hyperlink" Target="https://www.google.com/search?q=https://www.sciencedirect.com/science/article/pii/S089812210800271X&amp;authuser=1" TargetMode="External"/><Relationship Id="rId25" Type="http://schemas.openxmlformats.org/officeDocument/2006/relationships/hyperlink" Target="https://archive.org/details/theoryofscheduli0000conw" TargetMode="External"/><Relationship Id="rId33" Type="http://schemas.openxmlformats.org/officeDocument/2006/relationships/hyperlink" Target="https://pubsonline.informs.org/doi/abs/10.1287/mnsc.33.8.1035" TargetMode="External"/><Relationship Id="rId38" Type="http://schemas.openxmlformats.org/officeDocument/2006/relationships/hyperlink" Target="https://www.google.com/search?q=https://www.sciencedirect.com/science/article/abs/pii/0360835294000305&amp;authuser=1" TargetMode="External"/><Relationship Id="rId46" Type="http://schemas.openxmlformats.org/officeDocument/2006/relationships/hyperlink" Target="https://link.springer.com/chapter/10.1007/0-306-48056-5_11" TargetMode="External"/><Relationship Id="rId20" Type="http://schemas.openxmlformats.org/officeDocument/2006/relationships/hyperlink" Target="https://link.springer.com/journal/10951" TargetMode="External"/><Relationship Id="rId41" Type="http://schemas.openxmlformats.org/officeDocument/2006/relationships/hyperlink" Target="https://www.google.com/search?q=https://www.scirp.org/journal/paperinformation.aspx%3Fpaperid%3D131250&amp;authuser=1"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link.springer.com/journal/10951" TargetMode="External"/><Relationship Id="rId23" Type="http://schemas.openxmlformats.org/officeDocument/2006/relationships/hyperlink" Target="https://pubsonline.informs.org/doi/abs/10.1287/opre.25.1.45" TargetMode="External"/><Relationship Id="rId28" Type="http://schemas.openxmlformats.org/officeDocument/2006/relationships/hyperlink" Target="https://www.google.com/search?q=https://www.google.com/books/edition/_/3S9RAAAAMAAJ&amp;authuser=1" TargetMode="External"/><Relationship Id="rId36" Type="http://schemas.openxmlformats.org/officeDocument/2006/relationships/hyperlink" Target="https://www.tandfonline.com/doi/abs/10.1080/00207548208947745" TargetMode="External"/><Relationship Id="rId49" Type="http://schemas.openxmlformats.org/officeDocument/2006/relationships/hyperlink" Target="https://archive.org/details/stochasticmodels0000buza"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41A0AC9006C29A42/Documents/opc_mini_projec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egha\Downloads\opc_mini_projec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41A0AC9006C29A42/Documents/opc_mini_project.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'RESULTS SHEET'!$D$8</c:f>
              <c:strCache>
                <c:ptCount val="1"/>
                <c:pt idx="0">
                  <c:v>MEAN FLOW TIME</c:v>
                </c:pt>
              </c:strCache>
            </c:strRef>
          </c:tx>
          <c:spPr>
            <a:solidFill>
              <a:schemeClr val="accent1"/>
            </a:solidFill>
            <a:ln>
              <a:noFill/>
            </a:ln>
            <a:effectLst/>
          </c:spPr>
          <c:invertIfNegative val="0"/>
          <c:cat>
            <c:strRef>
              <c:f>'RESULTS SHEET'!$C$9:$C$12</c:f>
              <c:strCache>
                <c:ptCount val="4"/>
                <c:pt idx="0">
                  <c:v>SPT</c:v>
                </c:pt>
                <c:pt idx="1">
                  <c:v>EDD</c:v>
                </c:pt>
                <c:pt idx="2">
                  <c:v>HYBRID</c:v>
                </c:pt>
                <c:pt idx="3">
                  <c:v>NORMALIZED HYBRID </c:v>
                </c:pt>
              </c:strCache>
            </c:strRef>
          </c:cat>
          <c:val>
            <c:numRef>
              <c:f>'RESULTS SHEET'!$D$9:$D$12</c:f>
              <c:numCache>
                <c:formatCode>General</c:formatCode>
                <c:ptCount val="4"/>
                <c:pt idx="0">
                  <c:v>216.67</c:v>
                </c:pt>
                <c:pt idx="1">
                  <c:v>250.77</c:v>
                </c:pt>
                <c:pt idx="2">
                  <c:v>250.77</c:v>
                </c:pt>
                <c:pt idx="3">
                  <c:v>237.87</c:v>
                </c:pt>
              </c:numCache>
            </c:numRef>
          </c:val>
          <c:extLst>
            <c:ext xmlns:c16="http://schemas.microsoft.com/office/drawing/2014/chart" uri="{C3380CC4-5D6E-409C-BE32-E72D297353CC}">
              <c16:uniqueId val="{00000000-D3B4-48D3-B766-B7724B081016}"/>
            </c:ext>
          </c:extLst>
        </c:ser>
        <c:dLbls>
          <c:showLegendKey val="0"/>
          <c:showVal val="0"/>
          <c:showCatName val="0"/>
          <c:showSerName val="0"/>
          <c:showPercent val="0"/>
          <c:showBubbleSize val="0"/>
        </c:dLbls>
        <c:gapWidth val="219"/>
        <c:overlap val="-27"/>
        <c:axId val="950692447"/>
        <c:axId val="950701567"/>
      </c:barChart>
      <c:catAx>
        <c:axId val="9506924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0701567"/>
        <c:crosses val="autoZero"/>
        <c:auto val="1"/>
        <c:lblAlgn val="ctr"/>
        <c:lblOffset val="100"/>
        <c:noMultiLvlLbl val="0"/>
      </c:catAx>
      <c:valAx>
        <c:axId val="9507015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069244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'RESULTS SHEET'!$H$10</c:f>
              <c:strCache>
                <c:ptCount val="1"/>
                <c:pt idx="0">
                  <c:v>SPT</c:v>
                </c:pt>
              </c:strCache>
            </c:strRef>
          </c:tx>
          <c:spPr>
            <a:solidFill>
              <a:schemeClr val="accent1"/>
            </a:solidFill>
            <a:ln>
              <a:noFill/>
            </a:ln>
            <a:effectLst/>
          </c:spPr>
          <c:invertIfNegative val="0"/>
          <c:cat>
            <c:strRef>
              <c:f>'RESULTS SHEET'!$I$9:$J$9</c:f>
              <c:strCache>
                <c:ptCount val="2"/>
                <c:pt idx="1">
                  <c:v>MAXIMUM TARDINESS</c:v>
                </c:pt>
              </c:strCache>
            </c:strRef>
          </c:cat>
          <c:val>
            <c:numRef>
              <c:f>'RESULTS SHEET'!$I$10:$J$10</c:f>
              <c:numCache>
                <c:formatCode>General</c:formatCode>
                <c:ptCount val="2"/>
                <c:pt idx="1">
                  <c:v>408</c:v>
                </c:pt>
              </c:numCache>
            </c:numRef>
          </c:val>
          <c:extLst>
            <c:ext xmlns:c16="http://schemas.microsoft.com/office/drawing/2014/chart" uri="{C3380CC4-5D6E-409C-BE32-E72D297353CC}">
              <c16:uniqueId val="{00000000-79C0-4EFA-8F3D-D3F18BF4CBA4}"/>
            </c:ext>
          </c:extLst>
        </c:ser>
        <c:ser>
          <c:idx val="1"/>
          <c:order val="1"/>
          <c:tx>
            <c:strRef>
              <c:f>'RESULTS SHEET'!$H$11</c:f>
              <c:strCache>
                <c:ptCount val="1"/>
                <c:pt idx="0">
                  <c:v>EDD</c:v>
                </c:pt>
              </c:strCache>
            </c:strRef>
          </c:tx>
          <c:spPr>
            <a:solidFill>
              <a:schemeClr val="accent2"/>
            </a:solidFill>
            <a:ln>
              <a:noFill/>
            </a:ln>
            <a:effectLst/>
          </c:spPr>
          <c:invertIfNegative val="0"/>
          <c:cat>
            <c:strRef>
              <c:f>'RESULTS SHEET'!$I$9:$J$9</c:f>
              <c:strCache>
                <c:ptCount val="2"/>
                <c:pt idx="1">
                  <c:v>MAXIMUM TARDINESS</c:v>
                </c:pt>
              </c:strCache>
            </c:strRef>
          </c:cat>
          <c:val>
            <c:numRef>
              <c:f>'RESULTS SHEET'!$I$11:$J$11</c:f>
              <c:numCache>
                <c:formatCode>General</c:formatCode>
                <c:ptCount val="2"/>
                <c:pt idx="1">
                  <c:v>407</c:v>
                </c:pt>
              </c:numCache>
            </c:numRef>
          </c:val>
          <c:extLst>
            <c:ext xmlns:c16="http://schemas.microsoft.com/office/drawing/2014/chart" uri="{C3380CC4-5D6E-409C-BE32-E72D297353CC}">
              <c16:uniqueId val="{00000001-79C0-4EFA-8F3D-D3F18BF4CBA4}"/>
            </c:ext>
          </c:extLst>
        </c:ser>
        <c:ser>
          <c:idx val="2"/>
          <c:order val="2"/>
          <c:tx>
            <c:strRef>
              <c:f>'RESULTS SHEET'!$H$12</c:f>
              <c:strCache>
                <c:ptCount val="1"/>
                <c:pt idx="0">
                  <c:v>HYBRID</c:v>
                </c:pt>
              </c:strCache>
            </c:strRef>
          </c:tx>
          <c:spPr>
            <a:solidFill>
              <a:schemeClr val="accent3"/>
            </a:solidFill>
            <a:ln>
              <a:noFill/>
            </a:ln>
            <a:effectLst/>
          </c:spPr>
          <c:invertIfNegative val="0"/>
          <c:cat>
            <c:strRef>
              <c:f>'RESULTS SHEET'!$I$9:$J$9</c:f>
              <c:strCache>
                <c:ptCount val="2"/>
                <c:pt idx="1">
                  <c:v>MAXIMUM TARDINESS</c:v>
                </c:pt>
              </c:strCache>
            </c:strRef>
          </c:cat>
          <c:val>
            <c:numRef>
              <c:f>'RESULTS SHEET'!$I$12:$J$12</c:f>
              <c:numCache>
                <c:formatCode>General</c:formatCode>
                <c:ptCount val="2"/>
                <c:pt idx="1">
                  <c:v>468</c:v>
                </c:pt>
              </c:numCache>
            </c:numRef>
          </c:val>
          <c:extLst>
            <c:ext xmlns:c16="http://schemas.microsoft.com/office/drawing/2014/chart" uri="{C3380CC4-5D6E-409C-BE32-E72D297353CC}">
              <c16:uniqueId val="{00000002-79C0-4EFA-8F3D-D3F18BF4CBA4}"/>
            </c:ext>
          </c:extLst>
        </c:ser>
        <c:ser>
          <c:idx val="3"/>
          <c:order val="3"/>
          <c:tx>
            <c:strRef>
              <c:f>'RESULTS SHEET'!$H$13</c:f>
              <c:strCache>
                <c:ptCount val="1"/>
                <c:pt idx="0">
                  <c:v>NORMALIZED HYBRID </c:v>
                </c:pt>
              </c:strCache>
            </c:strRef>
          </c:tx>
          <c:spPr>
            <a:solidFill>
              <a:schemeClr val="accent4"/>
            </a:solidFill>
            <a:ln>
              <a:noFill/>
            </a:ln>
            <a:effectLst/>
          </c:spPr>
          <c:invertIfNegative val="0"/>
          <c:cat>
            <c:strRef>
              <c:f>'RESULTS SHEET'!$I$9:$J$9</c:f>
              <c:strCache>
                <c:ptCount val="2"/>
                <c:pt idx="1">
                  <c:v>MAXIMUM TARDINESS</c:v>
                </c:pt>
              </c:strCache>
            </c:strRef>
          </c:cat>
          <c:val>
            <c:numRef>
              <c:f>'RESULTS SHEET'!$I$13:$J$13</c:f>
              <c:numCache>
                <c:formatCode>General</c:formatCode>
                <c:ptCount val="2"/>
                <c:pt idx="1">
                  <c:v>407</c:v>
                </c:pt>
              </c:numCache>
            </c:numRef>
          </c:val>
          <c:extLst>
            <c:ext xmlns:c16="http://schemas.microsoft.com/office/drawing/2014/chart" uri="{C3380CC4-5D6E-409C-BE32-E72D297353CC}">
              <c16:uniqueId val="{00000003-79C0-4EFA-8F3D-D3F18BF4CBA4}"/>
            </c:ext>
          </c:extLst>
        </c:ser>
        <c:dLbls>
          <c:showLegendKey val="0"/>
          <c:showVal val="0"/>
          <c:showCatName val="0"/>
          <c:showSerName val="0"/>
          <c:showPercent val="0"/>
          <c:showBubbleSize val="0"/>
        </c:dLbls>
        <c:gapWidth val="219"/>
        <c:overlap val="-27"/>
        <c:axId val="650898735"/>
        <c:axId val="650904975"/>
      </c:barChart>
      <c:catAx>
        <c:axId val="6508987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0904975"/>
        <c:crosses val="autoZero"/>
        <c:auto val="1"/>
        <c:lblAlgn val="ctr"/>
        <c:lblOffset val="100"/>
        <c:noMultiLvlLbl val="0"/>
      </c:catAx>
      <c:valAx>
        <c:axId val="6509049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08987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Comparison of Scheduling Rules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Sheet2!$H$10</c:f>
              <c:strCache>
                <c:ptCount val="1"/>
                <c:pt idx="0">
                  <c:v>MEAN FLOW TIME</c:v>
                </c:pt>
              </c:strCache>
            </c:strRef>
          </c:tx>
          <c:spPr>
            <a:solidFill>
              <a:schemeClr val="accent1"/>
            </a:solidFill>
            <a:ln>
              <a:noFill/>
            </a:ln>
            <a:effectLst/>
          </c:spPr>
          <c:invertIfNegative val="0"/>
          <c:cat>
            <c:strRef>
              <c:f>Sheet2!$G$11:$G$14</c:f>
              <c:strCache>
                <c:ptCount val="4"/>
                <c:pt idx="0">
                  <c:v>SPT</c:v>
                </c:pt>
                <c:pt idx="1">
                  <c:v>EDD</c:v>
                </c:pt>
                <c:pt idx="2">
                  <c:v>HYBRID</c:v>
                </c:pt>
                <c:pt idx="3">
                  <c:v>NORMALIZED HYBRID </c:v>
                </c:pt>
              </c:strCache>
            </c:strRef>
          </c:cat>
          <c:val>
            <c:numRef>
              <c:f>Sheet2!$H$11:$H$14</c:f>
              <c:numCache>
                <c:formatCode>General</c:formatCode>
                <c:ptCount val="4"/>
                <c:pt idx="0">
                  <c:v>216.67</c:v>
                </c:pt>
                <c:pt idx="1">
                  <c:v>250.77</c:v>
                </c:pt>
                <c:pt idx="2">
                  <c:v>250.77</c:v>
                </c:pt>
                <c:pt idx="3">
                  <c:v>237.87</c:v>
                </c:pt>
              </c:numCache>
            </c:numRef>
          </c:val>
          <c:extLst>
            <c:ext xmlns:c16="http://schemas.microsoft.com/office/drawing/2014/chart" uri="{C3380CC4-5D6E-409C-BE32-E72D297353CC}">
              <c16:uniqueId val="{00000000-709E-43BB-9B63-4254EB345087}"/>
            </c:ext>
          </c:extLst>
        </c:ser>
        <c:ser>
          <c:idx val="1"/>
          <c:order val="1"/>
          <c:tx>
            <c:strRef>
              <c:f>Sheet2!$I$10</c:f>
              <c:strCache>
                <c:ptCount val="1"/>
                <c:pt idx="0">
                  <c:v>MAXIMUM TARDINESS</c:v>
                </c:pt>
              </c:strCache>
            </c:strRef>
          </c:tx>
          <c:spPr>
            <a:solidFill>
              <a:schemeClr val="accent2"/>
            </a:solidFill>
            <a:ln>
              <a:noFill/>
            </a:ln>
            <a:effectLst/>
          </c:spPr>
          <c:invertIfNegative val="0"/>
          <c:cat>
            <c:strRef>
              <c:f>Sheet2!$G$11:$G$14</c:f>
              <c:strCache>
                <c:ptCount val="4"/>
                <c:pt idx="0">
                  <c:v>SPT</c:v>
                </c:pt>
                <c:pt idx="1">
                  <c:v>EDD</c:v>
                </c:pt>
                <c:pt idx="2">
                  <c:v>HYBRID</c:v>
                </c:pt>
                <c:pt idx="3">
                  <c:v>NORMALIZED HYBRID </c:v>
                </c:pt>
              </c:strCache>
            </c:strRef>
          </c:cat>
          <c:val>
            <c:numRef>
              <c:f>Sheet2!$I$11:$I$14</c:f>
              <c:numCache>
                <c:formatCode>General</c:formatCode>
                <c:ptCount val="4"/>
                <c:pt idx="0">
                  <c:v>408</c:v>
                </c:pt>
                <c:pt idx="1">
                  <c:v>407</c:v>
                </c:pt>
                <c:pt idx="2">
                  <c:v>468</c:v>
                </c:pt>
                <c:pt idx="3">
                  <c:v>407</c:v>
                </c:pt>
              </c:numCache>
            </c:numRef>
          </c:val>
          <c:extLst>
            <c:ext xmlns:c16="http://schemas.microsoft.com/office/drawing/2014/chart" uri="{C3380CC4-5D6E-409C-BE32-E72D297353CC}">
              <c16:uniqueId val="{00000001-709E-43BB-9B63-4254EB345087}"/>
            </c:ext>
          </c:extLst>
        </c:ser>
        <c:ser>
          <c:idx val="2"/>
          <c:order val="2"/>
          <c:tx>
            <c:strRef>
              <c:f>Sheet2!$J$10</c:f>
              <c:strCache>
                <c:ptCount val="1"/>
                <c:pt idx="0">
                  <c:v>OBSERVATION</c:v>
                </c:pt>
              </c:strCache>
            </c:strRef>
          </c:tx>
          <c:spPr>
            <a:solidFill>
              <a:schemeClr val="accent3"/>
            </a:solidFill>
            <a:ln>
              <a:noFill/>
            </a:ln>
            <a:effectLst/>
          </c:spPr>
          <c:invertIfNegative val="0"/>
          <c:cat>
            <c:strRef>
              <c:f>Sheet2!$G$11:$G$14</c:f>
              <c:strCache>
                <c:ptCount val="4"/>
                <c:pt idx="0">
                  <c:v>SPT</c:v>
                </c:pt>
                <c:pt idx="1">
                  <c:v>EDD</c:v>
                </c:pt>
                <c:pt idx="2">
                  <c:v>HYBRID</c:v>
                </c:pt>
                <c:pt idx="3">
                  <c:v>NORMALIZED HYBRID </c:v>
                </c:pt>
              </c:strCache>
            </c:strRef>
          </c:cat>
          <c:val>
            <c:numRef>
              <c:f>Sheet2!$J$11:$J$14</c:f>
              <c:numCache>
                <c:formatCode>General</c:formatCode>
                <c:ptCount val="4"/>
                <c:pt idx="0">
                  <c:v>0</c:v>
                </c:pt>
                <c:pt idx="1">
                  <c:v>0</c:v>
                </c:pt>
                <c:pt idx="2">
                  <c:v>0</c:v>
                </c:pt>
                <c:pt idx="3">
                  <c:v>0</c:v>
                </c:pt>
              </c:numCache>
            </c:numRef>
          </c:val>
          <c:extLst>
            <c:ext xmlns:c16="http://schemas.microsoft.com/office/drawing/2014/chart" uri="{C3380CC4-5D6E-409C-BE32-E72D297353CC}">
              <c16:uniqueId val="{00000002-709E-43BB-9B63-4254EB345087}"/>
            </c:ext>
          </c:extLst>
        </c:ser>
        <c:dLbls>
          <c:showLegendKey val="0"/>
          <c:showVal val="0"/>
          <c:showCatName val="0"/>
          <c:showSerName val="0"/>
          <c:showPercent val="0"/>
          <c:showBubbleSize val="0"/>
        </c:dLbls>
        <c:gapWidth val="219"/>
        <c:overlap val="-27"/>
        <c:axId val="1667964271"/>
        <c:axId val="1667961871"/>
      </c:barChart>
      <c:catAx>
        <c:axId val="16679642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7961871"/>
        <c:crosses val="autoZero"/>
        <c:auto val="1"/>
        <c:lblAlgn val="ctr"/>
        <c:lblOffset val="100"/>
        <c:noMultiLvlLbl val="0"/>
      </c:catAx>
      <c:valAx>
        <c:axId val="16679618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7964271"/>
        <c:crosses val="autoZero"/>
        <c:crossBetween val="between"/>
      </c:valAx>
      <c:spPr>
        <a:noFill/>
        <a:ln>
          <a:noFill/>
        </a:ln>
        <a:effectLst/>
      </c:spPr>
    </c:plotArea>
    <c:legend>
      <c:legendPos val="b"/>
      <c:legendEntry>
        <c:idx val="2"/>
        <c:delete val="1"/>
      </c:legendEntry>
      <c:layout>
        <c:manualLayout>
          <c:xMode val="edge"/>
          <c:yMode val="edge"/>
          <c:x val="9.8412729658792636E-2"/>
          <c:y val="0.89409667541557303"/>
          <c:w val="0.78095209973753277"/>
          <c:h val="7.8125546806649168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CD1A651-9DCC-4D25-923F-02A8D803A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2526</Words>
  <Characters>14403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OPERATION PLANNING AND CONTROL-ME354</vt:lpstr>
    </vt:vector>
  </TitlesOfParts>
  <Company>M.Sreeshanth-23MEB0B58</Company>
  <LinksUpToDate>false</LinksUpToDate>
  <CharactersWithSpaces>16896</CharactersWithSpaces>
  <SharedDoc>false</SharedDoc>
  <HLinks>
    <vt:vector size="246" baseType="variant">
      <vt:variant>
        <vt:i4>3997749</vt:i4>
      </vt:variant>
      <vt:variant>
        <vt:i4>120</vt:i4>
      </vt:variant>
      <vt:variant>
        <vt:i4>0</vt:i4>
      </vt:variant>
      <vt:variant>
        <vt:i4>5</vt:i4>
      </vt:variant>
      <vt:variant>
        <vt:lpwstr>https://www.tandfonline.com/toc/tprs20/current</vt:lpwstr>
      </vt:variant>
      <vt:variant>
        <vt:lpwstr/>
      </vt:variant>
      <vt:variant>
        <vt:i4>4259853</vt:i4>
      </vt:variant>
      <vt:variant>
        <vt:i4>117</vt:i4>
      </vt:variant>
      <vt:variant>
        <vt:i4>0</vt:i4>
      </vt:variant>
      <vt:variant>
        <vt:i4>5</vt:i4>
      </vt:variant>
      <vt:variant>
        <vt:lpwstr>https://www.sciencedirect.com/topics/engineering/dispatching-rule</vt:lpwstr>
      </vt:variant>
      <vt:variant>
        <vt:lpwstr/>
      </vt:variant>
      <vt:variant>
        <vt:i4>5832733</vt:i4>
      </vt:variant>
      <vt:variant>
        <vt:i4>114</vt:i4>
      </vt:variant>
      <vt:variant>
        <vt:i4>0</vt:i4>
      </vt:variant>
      <vt:variant>
        <vt:i4>5</vt:i4>
      </vt:variant>
      <vt:variant>
        <vt:lpwstr>https://www.nepjol.info/index.php/NJST/article/view/14358</vt:lpwstr>
      </vt:variant>
      <vt:variant>
        <vt:lpwstr/>
      </vt:variant>
      <vt:variant>
        <vt:i4>4522079</vt:i4>
      </vt:variant>
      <vt:variant>
        <vt:i4>111</vt:i4>
      </vt:variant>
      <vt:variant>
        <vt:i4>0</vt:i4>
      </vt:variant>
      <vt:variant>
        <vt:i4>5</vt:i4>
      </vt:variant>
      <vt:variant>
        <vt:lpwstr>https://archive.org/details/stochasticmodels0000buza</vt:lpwstr>
      </vt:variant>
      <vt:variant>
        <vt:lpwstr/>
      </vt:variant>
      <vt:variant>
        <vt:i4>2293865</vt:i4>
      </vt:variant>
      <vt:variant>
        <vt:i4>108</vt:i4>
      </vt:variant>
      <vt:variant>
        <vt:i4>0</vt:i4>
      </vt:variant>
      <vt:variant>
        <vt:i4>5</vt:i4>
      </vt:variant>
      <vt:variant>
        <vt:lpwstr>https://www.google.com/search?q=https://scholarsphere.psu.edu/resources/6008740b-741c-4b95-a745-983804810784&amp;authuser=1</vt:lpwstr>
      </vt:variant>
      <vt:variant>
        <vt:lpwstr/>
      </vt:variant>
      <vt:variant>
        <vt:i4>5439516</vt:i4>
      </vt:variant>
      <vt:variant>
        <vt:i4>105</vt:i4>
      </vt:variant>
      <vt:variant>
        <vt:i4>0</vt:i4>
      </vt:variant>
      <vt:variant>
        <vt:i4>5</vt:i4>
      </vt:variant>
      <vt:variant>
        <vt:lpwstr>https://www.google.com/search?q=https://www.frontiersin.org/articles/10.3389/fenrg.2016.00032/full&amp;authuser=1</vt:lpwstr>
      </vt:variant>
      <vt:variant>
        <vt:lpwstr/>
      </vt:variant>
      <vt:variant>
        <vt:i4>4522097</vt:i4>
      </vt:variant>
      <vt:variant>
        <vt:i4>102</vt:i4>
      </vt:variant>
      <vt:variant>
        <vt:i4>0</vt:i4>
      </vt:variant>
      <vt:variant>
        <vt:i4>5</vt:i4>
      </vt:variant>
      <vt:variant>
        <vt:lpwstr>https://link.springer.com/chapter/10.1007/0-306-48056-5_11</vt:lpwstr>
      </vt:variant>
      <vt:variant>
        <vt:lpwstr/>
      </vt:variant>
      <vt:variant>
        <vt:i4>3801143</vt:i4>
      </vt:variant>
      <vt:variant>
        <vt:i4>99</vt:i4>
      </vt:variant>
      <vt:variant>
        <vt:i4>0</vt:i4>
      </vt:variant>
      <vt:variant>
        <vt:i4>5</vt:i4>
      </vt:variant>
      <vt:variant>
        <vt:lpwstr>https://www.google.com/search?q=https://link.springer.com/book/10.1007/3-540-30528-9&amp;authuser=1</vt:lpwstr>
      </vt:variant>
      <vt:variant>
        <vt:lpwstr/>
      </vt:variant>
      <vt:variant>
        <vt:i4>5177420</vt:i4>
      </vt:variant>
      <vt:variant>
        <vt:i4>96</vt:i4>
      </vt:variant>
      <vt:variant>
        <vt:i4>0</vt:i4>
      </vt:variant>
      <vt:variant>
        <vt:i4>5</vt:i4>
      </vt:variant>
      <vt:variant>
        <vt:lpwstr>https://link.springer.com/book/10.1007/978-1-4615-6119-4</vt:lpwstr>
      </vt:variant>
      <vt:variant>
        <vt:lpwstr/>
      </vt:variant>
      <vt:variant>
        <vt:i4>4259923</vt:i4>
      </vt:variant>
      <vt:variant>
        <vt:i4>93</vt:i4>
      </vt:variant>
      <vt:variant>
        <vt:i4>0</vt:i4>
      </vt:variant>
      <vt:variant>
        <vt:i4>5</vt:i4>
      </vt:variant>
      <vt:variant>
        <vt:lpwstr>https://www.google.com/search?q=https://www.sciencedirect.com/science/article/abs/pii/0272696383900057&amp;authuser=1</vt:lpwstr>
      </vt:variant>
      <vt:variant>
        <vt:lpwstr/>
      </vt:variant>
      <vt:variant>
        <vt:i4>3407985</vt:i4>
      </vt:variant>
      <vt:variant>
        <vt:i4>90</vt:i4>
      </vt:variant>
      <vt:variant>
        <vt:i4>0</vt:i4>
      </vt:variant>
      <vt:variant>
        <vt:i4>5</vt:i4>
      </vt:variant>
      <vt:variant>
        <vt:lpwstr>https://www.google.com/search?q=https://www.sciencedirect.com/science/article/pii/S030505481300222X&amp;authuser=1</vt:lpwstr>
      </vt:variant>
      <vt:variant>
        <vt:lpwstr/>
      </vt:variant>
      <vt:variant>
        <vt:i4>4784194</vt:i4>
      </vt:variant>
      <vt:variant>
        <vt:i4>87</vt:i4>
      </vt:variant>
      <vt:variant>
        <vt:i4>0</vt:i4>
      </vt:variant>
      <vt:variant>
        <vt:i4>5</vt:i4>
      </vt:variant>
      <vt:variant>
        <vt:lpwstr>https://www.google.com/search?q=https://www.scirp.org/journal/paperinformation.aspx%3Fpaperid%3D131250&amp;authuser=1</vt:lpwstr>
      </vt:variant>
      <vt:variant>
        <vt:lpwstr/>
      </vt:variant>
      <vt:variant>
        <vt:i4>65601</vt:i4>
      </vt:variant>
      <vt:variant>
        <vt:i4>84</vt:i4>
      </vt:variant>
      <vt:variant>
        <vt:i4>0</vt:i4>
      </vt:variant>
      <vt:variant>
        <vt:i4>5</vt:i4>
      </vt:variant>
      <vt:variant>
        <vt:lpwstr>https://www.google.com/search?q=https://journal.ump.edu.my/jmes/article/view/10045&amp;authuser=1</vt:lpwstr>
      </vt:variant>
      <vt:variant>
        <vt:lpwstr/>
      </vt:variant>
      <vt:variant>
        <vt:i4>2228269</vt:i4>
      </vt:variant>
      <vt:variant>
        <vt:i4>81</vt:i4>
      </vt:variant>
      <vt:variant>
        <vt:i4>0</vt:i4>
      </vt:variant>
      <vt:variant>
        <vt:i4>5</vt:i4>
      </vt:variant>
      <vt:variant>
        <vt:lpwstr>https://www.sciencedirect.com/science/article/abs/pii/0272696394900043</vt:lpwstr>
      </vt:variant>
      <vt:variant>
        <vt:lpwstr/>
      </vt:variant>
      <vt:variant>
        <vt:i4>5177426</vt:i4>
      </vt:variant>
      <vt:variant>
        <vt:i4>78</vt:i4>
      </vt:variant>
      <vt:variant>
        <vt:i4>0</vt:i4>
      </vt:variant>
      <vt:variant>
        <vt:i4>5</vt:i4>
      </vt:variant>
      <vt:variant>
        <vt:lpwstr>https://www.google.com/search?q=https://www.sciencedirect.com/science/article/abs/pii/0360835294000305&amp;authuser=1</vt:lpwstr>
      </vt:variant>
      <vt:variant>
        <vt:lpwstr/>
      </vt:variant>
      <vt:variant>
        <vt:i4>3670138</vt:i4>
      </vt:variant>
      <vt:variant>
        <vt:i4>75</vt:i4>
      </vt:variant>
      <vt:variant>
        <vt:i4>0</vt:i4>
      </vt:variant>
      <vt:variant>
        <vt:i4>5</vt:i4>
      </vt:variant>
      <vt:variant>
        <vt:lpwstr>https://www.google.com/search?q=https://link.springer.com/article/10.1007/BF01582046&amp;authuser=1</vt:lpwstr>
      </vt:variant>
      <vt:variant>
        <vt:lpwstr/>
      </vt:variant>
      <vt:variant>
        <vt:i4>5374040</vt:i4>
      </vt:variant>
      <vt:variant>
        <vt:i4>72</vt:i4>
      </vt:variant>
      <vt:variant>
        <vt:i4>0</vt:i4>
      </vt:variant>
      <vt:variant>
        <vt:i4>5</vt:i4>
      </vt:variant>
      <vt:variant>
        <vt:lpwstr>https://www.tandfonline.com/doi/abs/10.1080/00207548208947745</vt:lpwstr>
      </vt:variant>
      <vt:variant>
        <vt:lpwstr/>
      </vt:variant>
      <vt:variant>
        <vt:i4>7536737</vt:i4>
      </vt:variant>
      <vt:variant>
        <vt:i4>69</vt:i4>
      </vt:variant>
      <vt:variant>
        <vt:i4>0</vt:i4>
      </vt:variant>
      <vt:variant>
        <vt:i4>5</vt:i4>
      </vt:variant>
      <vt:variant>
        <vt:lpwstr>https://www.google.com/search?q=https://www.sciencedirect.com/science/article/abs/pii/S037722179800113X&amp;authuser=1</vt:lpwstr>
      </vt:variant>
      <vt:variant>
        <vt:lpwstr/>
      </vt:variant>
      <vt:variant>
        <vt:i4>1835093</vt:i4>
      </vt:variant>
      <vt:variant>
        <vt:i4>66</vt:i4>
      </vt:variant>
      <vt:variant>
        <vt:i4>0</vt:i4>
      </vt:variant>
      <vt:variant>
        <vt:i4>5</vt:i4>
      </vt:variant>
      <vt:variant>
        <vt:lpwstr>https://www.google.com/search?q=https://www.sciencedirect.com/science/article/abs/pii/092552739390005M&amp;authuser=1</vt:lpwstr>
      </vt:variant>
      <vt:variant>
        <vt:lpwstr/>
      </vt:variant>
      <vt:variant>
        <vt:i4>5177371</vt:i4>
      </vt:variant>
      <vt:variant>
        <vt:i4>63</vt:i4>
      </vt:variant>
      <vt:variant>
        <vt:i4>0</vt:i4>
      </vt:variant>
      <vt:variant>
        <vt:i4>5</vt:i4>
      </vt:variant>
      <vt:variant>
        <vt:lpwstr>https://pubsonline.informs.org/doi/abs/10.1287/mnsc.33.8.1035</vt:lpwstr>
      </vt:variant>
      <vt:variant>
        <vt:lpwstr/>
      </vt:variant>
      <vt:variant>
        <vt:i4>4784212</vt:i4>
      </vt:variant>
      <vt:variant>
        <vt:i4>60</vt:i4>
      </vt:variant>
      <vt:variant>
        <vt:i4>0</vt:i4>
      </vt:variant>
      <vt:variant>
        <vt:i4>5</vt:i4>
      </vt:variant>
      <vt:variant>
        <vt:lpwstr>https://www.google.com/search?q=https://www.sciencedirect.com/science/article/abs/pii/0377221791901117&amp;authuser=1</vt:lpwstr>
      </vt:variant>
      <vt:variant>
        <vt:lpwstr/>
      </vt:variant>
      <vt:variant>
        <vt:i4>4259935</vt:i4>
      </vt:variant>
      <vt:variant>
        <vt:i4>57</vt:i4>
      </vt:variant>
      <vt:variant>
        <vt:i4>0</vt:i4>
      </vt:variant>
      <vt:variant>
        <vt:i4>5</vt:i4>
      </vt:variant>
      <vt:variant>
        <vt:lpwstr>https://www.google.com/search?q=https://www.sciencedirect.com/science/article/abs/pii/0304020877900115&amp;authuser=1</vt:lpwstr>
      </vt:variant>
      <vt:variant>
        <vt:lpwstr/>
      </vt:variant>
      <vt:variant>
        <vt:i4>2621542</vt:i4>
      </vt:variant>
      <vt:variant>
        <vt:i4>54</vt:i4>
      </vt:variant>
      <vt:variant>
        <vt:i4>0</vt:i4>
      </vt:variant>
      <vt:variant>
        <vt:i4>5</vt:i4>
      </vt:variant>
      <vt:variant>
        <vt:lpwstr>https://www.sciencedirect.com/science/article/abs/pii/S016750600870356X</vt:lpwstr>
      </vt:variant>
      <vt:variant>
        <vt:lpwstr/>
      </vt:variant>
      <vt:variant>
        <vt:i4>2818170</vt:i4>
      </vt:variant>
      <vt:variant>
        <vt:i4>51</vt:i4>
      </vt:variant>
      <vt:variant>
        <vt:i4>0</vt:i4>
      </vt:variant>
      <vt:variant>
        <vt:i4>5</vt:i4>
      </vt:variant>
      <vt:variant>
        <vt:lpwstr>https://www.google.com/search?q=https://pubsonline.informs.org/doi/abs/10.1287/opre.39.1.177&amp;authuser=1</vt:lpwstr>
      </vt:variant>
      <vt:variant>
        <vt:lpwstr/>
      </vt:variant>
      <vt:variant>
        <vt:i4>5505128</vt:i4>
      </vt:variant>
      <vt:variant>
        <vt:i4>48</vt:i4>
      </vt:variant>
      <vt:variant>
        <vt:i4>0</vt:i4>
      </vt:variant>
      <vt:variant>
        <vt:i4>5</vt:i4>
      </vt:variant>
      <vt:variant>
        <vt:lpwstr>https://www.google.com/search?q=https://www.google.com/books/edition/_/3S9RAAAAMAAJ&amp;authuser=1</vt:lpwstr>
      </vt:variant>
      <vt:variant>
        <vt:lpwstr/>
      </vt:variant>
      <vt:variant>
        <vt:i4>4325380</vt:i4>
      </vt:variant>
      <vt:variant>
        <vt:i4>45</vt:i4>
      </vt:variant>
      <vt:variant>
        <vt:i4>0</vt:i4>
      </vt:variant>
      <vt:variant>
        <vt:i4>5</vt:i4>
      </vt:variant>
      <vt:variant>
        <vt:lpwstr>https://pubsonline.informs.org/doi/abs/10.1287/opre.42.6.1025</vt:lpwstr>
      </vt:variant>
      <vt:variant>
        <vt:lpwstr/>
      </vt:variant>
      <vt:variant>
        <vt:i4>5963777</vt:i4>
      </vt:variant>
      <vt:variant>
        <vt:i4>42</vt:i4>
      </vt:variant>
      <vt:variant>
        <vt:i4>0</vt:i4>
      </vt:variant>
      <vt:variant>
        <vt:i4>5</vt:i4>
      </vt:variant>
      <vt:variant>
        <vt:lpwstr>https://pubsonline.informs.org/doi/abs/10.1287/moor.15.3.483</vt:lpwstr>
      </vt:variant>
      <vt:variant>
        <vt:lpwstr/>
      </vt:variant>
      <vt:variant>
        <vt:i4>5439582</vt:i4>
      </vt:variant>
      <vt:variant>
        <vt:i4>39</vt:i4>
      </vt:variant>
      <vt:variant>
        <vt:i4>0</vt:i4>
      </vt:variant>
      <vt:variant>
        <vt:i4>5</vt:i4>
      </vt:variant>
      <vt:variant>
        <vt:lpwstr>https://archive.org/details/theoryofscheduli0000conw</vt:lpwstr>
      </vt:variant>
      <vt:variant>
        <vt:lpwstr/>
      </vt:variant>
      <vt:variant>
        <vt:i4>4259865</vt:i4>
      </vt:variant>
      <vt:variant>
        <vt:i4>36</vt:i4>
      </vt:variant>
      <vt:variant>
        <vt:i4>0</vt:i4>
      </vt:variant>
      <vt:variant>
        <vt:i4>5</vt:i4>
      </vt:variant>
      <vt:variant>
        <vt:lpwstr>https://pubsonline.informs.org/doi/abs/10.1287/mnsc.15.1.102</vt:lpwstr>
      </vt:variant>
      <vt:variant>
        <vt:lpwstr/>
      </vt:variant>
      <vt:variant>
        <vt:i4>7667762</vt:i4>
      </vt:variant>
      <vt:variant>
        <vt:i4>33</vt:i4>
      </vt:variant>
      <vt:variant>
        <vt:i4>0</vt:i4>
      </vt:variant>
      <vt:variant>
        <vt:i4>5</vt:i4>
      </vt:variant>
      <vt:variant>
        <vt:lpwstr>https://pubsonline.informs.org/doi/abs/10.1287/opre.25.1.45</vt:lpwstr>
      </vt:variant>
      <vt:variant>
        <vt:lpwstr/>
      </vt:variant>
      <vt:variant>
        <vt:i4>5767258</vt:i4>
      </vt:variant>
      <vt:variant>
        <vt:i4>30</vt:i4>
      </vt:variant>
      <vt:variant>
        <vt:i4>0</vt:i4>
      </vt:variant>
      <vt:variant>
        <vt:i4>5</vt:i4>
      </vt:variant>
      <vt:variant>
        <vt:lpwstr>https://www.mheducation.com/highered/product/simulation-modeling-analysis-law/M9780073401324.html</vt:lpwstr>
      </vt:variant>
      <vt:variant>
        <vt:lpwstr/>
      </vt:variant>
      <vt:variant>
        <vt:i4>5505103</vt:i4>
      </vt:variant>
      <vt:variant>
        <vt:i4>27</vt:i4>
      </vt:variant>
      <vt:variant>
        <vt:i4>0</vt:i4>
      </vt:variant>
      <vt:variant>
        <vt:i4>5</vt:i4>
      </vt:variant>
      <vt:variant>
        <vt:lpwstr>https://www.google.com/search?q=https://support.microsoft.com/en-us/office/rand-function-4e015d26-3023-4554-93e1-5e74d156637e&amp;authuser=1</vt:lpwstr>
      </vt:variant>
      <vt:variant>
        <vt:lpwstr/>
      </vt:variant>
      <vt:variant>
        <vt:i4>2162811</vt:i4>
      </vt:variant>
      <vt:variant>
        <vt:i4>24</vt:i4>
      </vt:variant>
      <vt:variant>
        <vt:i4>0</vt:i4>
      </vt:variant>
      <vt:variant>
        <vt:i4>5</vt:i4>
      </vt:variant>
      <vt:variant>
        <vt:lpwstr>https://link.springer.com/journal/10951</vt:lpwstr>
      </vt:variant>
      <vt:variant>
        <vt:lpwstr/>
      </vt:variant>
      <vt:variant>
        <vt:i4>4259963</vt:i4>
      </vt:variant>
      <vt:variant>
        <vt:i4>21</vt:i4>
      </vt:variant>
      <vt:variant>
        <vt:i4>0</vt:i4>
      </vt:variant>
      <vt:variant>
        <vt:i4>5</vt:i4>
      </vt:variant>
      <vt:variant>
        <vt:lpwstr>https://ieeexplore.ieee.org/xpl/recent_issue.jsp?punumber=70</vt:lpwstr>
      </vt:variant>
      <vt:variant>
        <vt:lpwstr/>
      </vt:variant>
      <vt:variant>
        <vt:i4>7209079</vt:i4>
      </vt:variant>
      <vt:variant>
        <vt:i4>18</vt:i4>
      </vt:variant>
      <vt:variant>
        <vt:i4>0</vt:i4>
      </vt:variant>
      <vt:variant>
        <vt:i4>5</vt:i4>
      </vt:variant>
      <vt:variant>
        <vt:lpwstr>https://www.sciencedirect.com/science/article/pii/S030504830800115X</vt:lpwstr>
      </vt:variant>
      <vt:variant>
        <vt:lpwstr/>
      </vt:variant>
      <vt:variant>
        <vt:i4>3670135</vt:i4>
      </vt:variant>
      <vt:variant>
        <vt:i4>15</vt:i4>
      </vt:variant>
      <vt:variant>
        <vt:i4>0</vt:i4>
      </vt:variant>
      <vt:variant>
        <vt:i4>5</vt:i4>
      </vt:variant>
      <vt:variant>
        <vt:lpwstr>https://www.google.com/search?q=https://www.sciencedirect.com/science/article/pii/S089812210800271X&amp;authuser=1</vt:lpwstr>
      </vt:variant>
      <vt:variant>
        <vt:lpwstr/>
      </vt:variant>
      <vt:variant>
        <vt:i4>5701722</vt:i4>
      </vt:variant>
      <vt:variant>
        <vt:i4>12</vt:i4>
      </vt:variant>
      <vt:variant>
        <vt:i4>0</vt:i4>
      </vt:variant>
      <vt:variant>
        <vt:i4>5</vt:i4>
      </vt:variant>
      <vt:variant>
        <vt:lpwstr>https://link.springer.com/book/10.1007/978-3-319-26580-3</vt:lpwstr>
      </vt:variant>
      <vt:variant>
        <vt:lpwstr/>
      </vt:variant>
      <vt:variant>
        <vt:i4>3342446</vt:i4>
      </vt:variant>
      <vt:variant>
        <vt:i4>9</vt:i4>
      </vt:variant>
      <vt:variant>
        <vt:i4>0</vt:i4>
      </vt:variant>
      <vt:variant>
        <vt:i4>5</vt:i4>
      </vt:variant>
      <vt:variant>
        <vt:lpwstr>https://onlinelibrary.wiley.com/doi/book/10.1002/9781119479321</vt:lpwstr>
      </vt:variant>
      <vt:variant>
        <vt:lpwstr/>
      </vt:variant>
      <vt:variant>
        <vt:i4>3539070</vt:i4>
      </vt:variant>
      <vt:variant>
        <vt:i4>6</vt:i4>
      </vt:variant>
      <vt:variant>
        <vt:i4>0</vt:i4>
      </vt:variant>
      <vt:variant>
        <vt:i4>5</vt:i4>
      </vt:variant>
      <vt:variant>
        <vt:lpwstr>https://onlinelibrary.wiley.com/doi/abs/10.1002/nav.3800030106</vt:lpwstr>
      </vt:variant>
      <vt:variant>
        <vt:lpwstr/>
      </vt:variant>
      <vt:variant>
        <vt:i4>1769500</vt:i4>
      </vt:variant>
      <vt:variant>
        <vt:i4>3</vt:i4>
      </vt:variant>
      <vt:variant>
        <vt:i4>0</vt:i4>
      </vt:variant>
      <vt:variant>
        <vt:i4>5</vt:i4>
      </vt:variant>
      <vt:variant>
        <vt:lpwstr>https://www.google.com/search?q=https://archive.org/details/schedulingproduc00jack&amp;authuser=1</vt:lpwstr>
      </vt:variant>
      <vt:variant>
        <vt:lpwstr/>
      </vt:variant>
      <vt:variant>
        <vt:i4>6291516</vt:i4>
      </vt:variant>
      <vt:variant>
        <vt:i4>0</vt:i4>
      </vt:variant>
      <vt:variant>
        <vt:i4>0</vt:i4>
      </vt:variant>
      <vt:variant>
        <vt:i4>5</vt:i4>
      </vt:variant>
      <vt:variant>
        <vt:lpwstr>https://github.com/sreeshanth-jessica-meghana-scheduling/https-github.com-sreeshanth-jessica-meghana-scheduling/upload/main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 PLANNING AND CONTROL-ME354</dc:title>
  <dc:subject>MINI PROJECT:</dc:subject>
  <dc:creator>Meghana J</dc:creator>
  <cp:keywords/>
  <dc:description/>
  <cp:lastModifiedBy>Sreeshanth M</cp:lastModifiedBy>
  <cp:revision>3</cp:revision>
  <cp:lastPrinted>2026-03-24T18:08:00Z</cp:lastPrinted>
  <dcterms:created xsi:type="dcterms:W3CDTF">2026-10-03T12:09:00Z</dcterms:created>
  <dcterms:modified xsi:type="dcterms:W3CDTF">2026-10-03T12:16:00Z</dcterms:modified>
</cp:coreProperties>
</file>